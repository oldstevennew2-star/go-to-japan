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128F0" w14:textId="77777777" w:rsidR="006E37F6" w:rsidRDefault="006E37F6" w:rsidP="006E37F6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行程各項目支援支付方式完整註記表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808"/>
        <w:gridCol w:w="2486"/>
        <w:gridCol w:w="2971"/>
      </w:tblGrid>
      <w:tr w:rsidR="006E37F6" w14:paraId="6C914989" w14:textId="77777777" w:rsidTr="006E37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C7068" w14:textId="77777777" w:rsidR="006E37F6" w:rsidRDefault="006E37F6">
            <w:pPr>
              <w:rPr>
                <w:rFonts w:ascii="新細明體" w:hAnsi="新細明體" w:cs="新細明體"/>
                <w:szCs w:val="24"/>
              </w:rPr>
            </w:pPr>
            <w:r>
              <w:t>日期與項目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0ADE" w14:textId="77777777" w:rsidR="006E37F6" w:rsidRDefault="006E37F6">
            <w:pPr>
              <w:jc w:val="center"/>
            </w:pPr>
            <w:r>
              <w:t>預估金額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AAC42" w14:textId="77777777" w:rsidR="006E37F6" w:rsidRDefault="006E37F6">
            <w:r>
              <w:t>支援之電子支付方式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6F3000" w14:textId="77777777" w:rsidR="006E37F6" w:rsidRDefault="006E37F6">
            <w:r>
              <w:t>備註說明</w:t>
            </w:r>
          </w:p>
        </w:tc>
      </w:tr>
      <w:tr w:rsidR="006E37F6" w14:paraId="3E38C9D4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F0F4C" w14:textId="77777777" w:rsidR="006E37F6" w:rsidRDefault="006E37F6">
            <w:r>
              <w:rPr>
                <w:rStyle w:val="a3"/>
              </w:rPr>
              <w:t>事前：</w:t>
            </w:r>
            <w:proofErr w:type="spellStart"/>
            <w:r>
              <w:rPr>
                <w:rStyle w:val="a3"/>
              </w:rPr>
              <w:t>KKday</w:t>
            </w:r>
            <w:proofErr w:type="spellEnd"/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購買</w:t>
            </w:r>
            <w:r>
              <w:rPr>
                <w:rStyle w:val="a3"/>
              </w:rPr>
              <w:t xml:space="preserve"> JR 10</w:t>
            </w:r>
            <w:r>
              <w:rPr>
                <w:rStyle w:val="a3"/>
              </w:rPr>
              <w:t>日</w:t>
            </w:r>
            <w:proofErr w:type="gramStart"/>
            <w:r>
              <w:rPr>
                <w:rStyle w:val="a3"/>
              </w:rPr>
              <w:t>券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BA9A44" w14:textId="77777777" w:rsidR="006E37F6" w:rsidRDefault="006E37F6">
            <w:pPr>
              <w:jc w:val="center"/>
            </w:pPr>
            <w:r>
              <w:t>購票費</w:t>
            </w:r>
          </w:p>
        </w:tc>
        <w:tc>
          <w:tcPr>
            <w:tcW w:w="0" w:type="auto"/>
            <w:vAlign w:val="center"/>
            <w:hideMark/>
          </w:tcPr>
          <w:p w14:paraId="59BD23BA" w14:textId="77777777" w:rsidR="006E37F6" w:rsidRDefault="006E37F6">
            <w:r>
              <w:rPr>
                <w:rFonts w:ascii="Segoe UI Emoji" w:hAnsi="Segoe UI Emoji" w:cs="Segoe UI Emoji"/>
              </w:rPr>
              <w:t>🅿</w:t>
            </w:r>
            <w:r>
              <w:t>️ </w:t>
            </w:r>
            <w:r>
              <w:rPr>
                <w:rStyle w:val="a3"/>
              </w:rPr>
              <w:t>PayPal (</w:t>
            </w:r>
            <w:r>
              <w:rPr>
                <w:rStyle w:val="a3"/>
              </w:rPr>
              <w:t>線上</w:t>
            </w:r>
            <w:r>
              <w:rPr>
                <w:rStyle w:val="a3"/>
              </w:rPr>
              <w:t>)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108E88" w14:textId="77777777" w:rsidR="006E37F6" w:rsidRDefault="006E37F6">
            <w:proofErr w:type="spellStart"/>
            <w:r>
              <w:t>KKday</w:t>
            </w:r>
            <w:proofErr w:type="spellEnd"/>
            <w:r>
              <w:t xml:space="preserve"> </w:t>
            </w:r>
            <w:proofErr w:type="gramStart"/>
            <w:r>
              <w:t>官網結帳</w:t>
            </w:r>
            <w:proofErr w:type="gramEnd"/>
            <w:r>
              <w:t>可直接選</w:t>
            </w:r>
            <w:r>
              <w:t xml:space="preserve"> PayPal </w:t>
            </w:r>
            <w:r>
              <w:t>或信用卡。</w:t>
            </w:r>
          </w:p>
        </w:tc>
      </w:tr>
      <w:tr w:rsidR="006E37F6" w14:paraId="69E61097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39C5D" w14:textId="77777777" w:rsidR="006E37F6" w:rsidRDefault="006E37F6">
            <w:r>
              <w:rPr>
                <w:rStyle w:val="a3"/>
              </w:rPr>
              <w:t>事前：</w:t>
            </w:r>
            <w:r>
              <w:rPr>
                <w:rStyle w:val="a3"/>
              </w:rPr>
              <w:t xml:space="preserve">Willer </w:t>
            </w:r>
            <w:r>
              <w:rPr>
                <w:rStyle w:val="a3"/>
              </w:rPr>
              <w:t>奧入</w:t>
            </w:r>
            <w:proofErr w:type="gramStart"/>
            <w:r>
              <w:rPr>
                <w:rStyle w:val="a3"/>
              </w:rPr>
              <w:t>瀨</w:t>
            </w:r>
            <w:proofErr w:type="gramEnd"/>
            <w:r>
              <w:rPr>
                <w:rStyle w:val="a3"/>
              </w:rPr>
              <w:t>巴士預定</w:t>
            </w:r>
          </w:p>
        </w:tc>
        <w:tc>
          <w:tcPr>
            <w:tcW w:w="0" w:type="auto"/>
            <w:vAlign w:val="center"/>
            <w:hideMark/>
          </w:tcPr>
          <w:p w14:paraId="56B26729" w14:textId="77777777" w:rsidR="006E37F6" w:rsidRDefault="006E37F6">
            <w:pPr>
              <w:jc w:val="center"/>
            </w:pPr>
            <w:r>
              <w:t xml:space="preserve">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152C85C2" w14:textId="77777777" w:rsidR="006E37F6" w:rsidRDefault="006E37F6">
            <w:r>
              <w:rPr>
                <w:rFonts w:ascii="Segoe UI Emoji" w:hAnsi="Segoe UI Emoji" w:cs="Segoe UI Emoji"/>
              </w:rPr>
              <w:t>🅿</w:t>
            </w:r>
            <w:r>
              <w:t>️ </w:t>
            </w:r>
            <w:r>
              <w:rPr>
                <w:rStyle w:val="a3"/>
              </w:rPr>
              <w:t>PayPal (</w:t>
            </w:r>
            <w:r>
              <w:rPr>
                <w:rStyle w:val="a3"/>
              </w:rPr>
              <w:t>線上</w:t>
            </w:r>
            <w:r>
              <w:rPr>
                <w:rStyle w:val="a3"/>
              </w:rPr>
              <w:t>)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43299" w14:textId="77777777" w:rsidR="006E37F6" w:rsidRDefault="006E37F6">
            <w:r>
              <w:t xml:space="preserve">Willer </w:t>
            </w:r>
            <w:proofErr w:type="gramStart"/>
            <w:r>
              <w:t>官網會員</w:t>
            </w:r>
            <w:proofErr w:type="gramEnd"/>
            <w:r>
              <w:t>系統支援</w:t>
            </w:r>
            <w:r>
              <w:t xml:space="preserve"> PayPal </w:t>
            </w:r>
            <w:r>
              <w:t>綁定。</w:t>
            </w:r>
          </w:p>
        </w:tc>
      </w:tr>
      <w:tr w:rsidR="006E37F6" w14:paraId="6E1C7F24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7581B" w14:textId="77777777" w:rsidR="006E37F6" w:rsidRDefault="006E37F6">
            <w:r>
              <w:rPr>
                <w:rStyle w:val="a3"/>
              </w:rPr>
              <w:t>Day 1</w:t>
            </w:r>
            <w:r>
              <w:rPr>
                <w:rStyle w:val="a3"/>
              </w:rPr>
              <w:t>：東京站</w:t>
            </w:r>
            <w:r>
              <w:rPr>
                <w:rStyle w:val="a3"/>
              </w:rPr>
              <w:t xml:space="preserve"> B1 </w:t>
            </w:r>
            <w:r>
              <w:rPr>
                <w:rStyle w:val="a3"/>
              </w:rPr>
              <w:t>早餐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輕食</w:t>
            </w:r>
          </w:p>
        </w:tc>
        <w:tc>
          <w:tcPr>
            <w:tcW w:w="0" w:type="auto"/>
            <w:vAlign w:val="center"/>
            <w:hideMark/>
          </w:tcPr>
          <w:p w14:paraId="2C9BE930" w14:textId="77777777" w:rsidR="006E37F6" w:rsidRDefault="006E37F6">
            <w:pPr>
              <w:jc w:val="center"/>
            </w:pPr>
            <w:r>
              <w:t xml:space="preserve">2,000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44DA70F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🐧</w:t>
            </w:r>
            <w:r>
              <w:t xml:space="preserve"> </w:t>
            </w:r>
            <w:proofErr w:type="spellStart"/>
            <w:r>
              <w:t>Suica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ED55F" w14:textId="77777777" w:rsidR="006E37F6" w:rsidRDefault="006E37F6">
            <w:r>
              <w:t>百貨地下街連鎖店，行動支付全通。</w:t>
            </w:r>
          </w:p>
        </w:tc>
      </w:tr>
      <w:tr w:rsidR="006E37F6" w14:paraId="1EAC5A01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67BEB" w14:textId="77777777" w:rsidR="006E37F6" w:rsidRDefault="006E37F6">
            <w:r>
              <w:rPr>
                <w:rStyle w:val="a3"/>
              </w:rPr>
              <w:t>Day 1</w:t>
            </w:r>
            <w:r>
              <w:rPr>
                <w:rStyle w:val="a3"/>
              </w:rPr>
              <w:t>：東京站</w:t>
            </w:r>
            <w:proofErr w:type="gramStart"/>
            <w:r>
              <w:rPr>
                <w:rStyle w:val="a3"/>
              </w:rPr>
              <w:t>【</w:t>
            </w:r>
            <w:proofErr w:type="gramEnd"/>
            <w:r>
              <w:rPr>
                <w:rStyle w:val="a3"/>
              </w:rPr>
              <w:t>駅弁屋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祭】便當</w:t>
            </w:r>
          </w:p>
        </w:tc>
        <w:tc>
          <w:tcPr>
            <w:tcW w:w="0" w:type="auto"/>
            <w:vAlign w:val="center"/>
            <w:hideMark/>
          </w:tcPr>
          <w:p w14:paraId="690CB951" w14:textId="77777777" w:rsidR="006E37F6" w:rsidRDefault="006E37F6">
            <w:pPr>
              <w:jc w:val="center"/>
            </w:pPr>
            <w:r>
              <w:t xml:space="preserve">3,200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282E3530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🐧</w:t>
            </w:r>
            <w:r>
              <w:t xml:space="preserve"> </w:t>
            </w:r>
            <w:proofErr w:type="spellStart"/>
            <w:r>
              <w:t>Suica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B4756" w14:textId="77777777" w:rsidR="006E37F6" w:rsidRDefault="006E37F6">
            <w:r>
              <w:t>車站專賣店，支援所有主流感應</w:t>
            </w:r>
            <w:proofErr w:type="gramStart"/>
            <w:r>
              <w:t>與掃碼</w:t>
            </w:r>
            <w:proofErr w:type="gramEnd"/>
            <w:r>
              <w:t>。</w:t>
            </w:r>
          </w:p>
        </w:tc>
      </w:tr>
      <w:tr w:rsidR="006E37F6" w14:paraId="5CA0A0FC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58ED6" w14:textId="77777777" w:rsidR="006E37F6" w:rsidRDefault="006E37F6">
            <w:r>
              <w:rPr>
                <w:rStyle w:val="a3"/>
              </w:rPr>
              <w:t>Day 1</w:t>
            </w:r>
            <w:r>
              <w:rPr>
                <w:rStyle w:val="a3"/>
              </w:rPr>
              <w:t>：八食中心海鮮攤位炭烤</w:t>
            </w:r>
          </w:p>
        </w:tc>
        <w:tc>
          <w:tcPr>
            <w:tcW w:w="0" w:type="auto"/>
            <w:vAlign w:val="center"/>
            <w:hideMark/>
          </w:tcPr>
          <w:p w14:paraId="5145839B" w14:textId="77777777" w:rsidR="006E37F6" w:rsidRDefault="006E37F6">
            <w:pPr>
              <w:jc w:val="center"/>
            </w:pPr>
            <w:r>
              <w:t xml:space="preserve">5,000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2D69F4E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部分攤位</w:t>
            </w:r>
            <w:r>
              <w:rPr>
                <w:rStyle w:val="a3"/>
              </w:rPr>
              <w:t>)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>現金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多數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A76E9" w14:textId="77777777" w:rsidR="006E37F6" w:rsidRDefault="006E37F6">
            <w:r>
              <w:t>部分現代化魚攤收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>（可用街口掃）；傳統</w:t>
            </w:r>
            <w:proofErr w:type="gramStart"/>
            <w:r>
              <w:t>老攤僅收現</w:t>
            </w:r>
            <w:proofErr w:type="gramEnd"/>
            <w:r>
              <w:t>金。</w:t>
            </w:r>
          </w:p>
        </w:tc>
      </w:tr>
      <w:tr w:rsidR="006E37F6" w14:paraId="59B037AC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CC34F" w14:textId="77777777" w:rsidR="006E37F6" w:rsidRDefault="006E37F6">
            <w:r>
              <w:rPr>
                <w:rStyle w:val="a3"/>
              </w:rPr>
              <w:t>Day 1</w:t>
            </w:r>
            <w:r>
              <w:rPr>
                <w:rStyle w:val="a3"/>
              </w:rPr>
              <w:t>：八戶</w:t>
            </w:r>
            <w:r>
              <w:rPr>
                <w:rStyle w:val="a3"/>
              </w:rPr>
              <w:t xml:space="preserve"> </w:t>
            </w:r>
            <w:proofErr w:type="spellStart"/>
            <w:r>
              <w:rPr>
                <w:rStyle w:val="a3"/>
              </w:rPr>
              <w:t>Miroku</w:t>
            </w:r>
            <w:proofErr w:type="spellEnd"/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屋</w:t>
            </w:r>
            <w:proofErr w:type="gramStart"/>
            <w:r>
              <w:rPr>
                <w:rStyle w:val="a3"/>
              </w:rPr>
              <w:t>台村宵夜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ED666C" w14:textId="77777777" w:rsidR="006E37F6" w:rsidRDefault="006E37F6">
            <w:pPr>
              <w:jc w:val="center"/>
            </w:pPr>
            <w:r>
              <w:t xml:space="preserve">4,000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1E7F03F8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少數</w:t>
            </w:r>
            <w:r>
              <w:rPr>
                <w:rStyle w:val="a3"/>
              </w:rPr>
              <w:t>)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>現金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絕大多數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8068E" w14:textId="77777777" w:rsidR="006E37F6" w:rsidRDefault="006E37F6">
            <w:r>
              <w:t>昭和風小居酒屋</w:t>
            </w:r>
            <w:proofErr w:type="gramStart"/>
            <w:r>
              <w:t>屋</w:t>
            </w:r>
            <w:proofErr w:type="gramEnd"/>
            <w:r>
              <w:t>台，強烈建議備妥現金。</w:t>
            </w:r>
          </w:p>
        </w:tc>
      </w:tr>
      <w:tr w:rsidR="006E37F6" w14:paraId="625EAF92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4A344" w14:textId="77777777" w:rsidR="006E37F6" w:rsidRDefault="006E37F6">
            <w:r>
              <w:rPr>
                <w:rStyle w:val="a3"/>
              </w:rPr>
              <w:t>Day 2</w:t>
            </w:r>
            <w:r>
              <w:rPr>
                <w:rStyle w:val="a3"/>
              </w:rPr>
              <w:t>：三澤站前蕎麥</w:t>
            </w:r>
            <w:proofErr w:type="gramStart"/>
            <w:r>
              <w:rPr>
                <w:rStyle w:val="a3"/>
              </w:rPr>
              <w:t>麵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08431E" w14:textId="77777777" w:rsidR="006E37F6" w:rsidRDefault="006E37F6">
            <w:pPr>
              <w:jc w:val="center"/>
            </w:pPr>
            <w:r>
              <w:t xml:space="preserve">1,200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5203A074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2F51B6" w14:textId="77777777" w:rsidR="006E37F6" w:rsidRDefault="006E37F6">
            <w:r>
              <w:t>車站傳統食</w:t>
            </w:r>
            <w:proofErr w:type="gramStart"/>
            <w:r>
              <w:t>券</w:t>
            </w:r>
            <w:proofErr w:type="gramEnd"/>
            <w:r>
              <w:t>販賣機，必須投幣或千円鈔。</w:t>
            </w:r>
          </w:p>
        </w:tc>
      </w:tr>
      <w:tr w:rsidR="006E37F6" w14:paraId="111BF5F8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26900" w14:textId="77777777" w:rsidR="006E37F6" w:rsidRDefault="006E37F6">
            <w:r>
              <w:rPr>
                <w:rStyle w:val="a3"/>
              </w:rPr>
              <w:t>Day 2</w:t>
            </w:r>
            <w:r>
              <w:rPr>
                <w:rStyle w:val="a3"/>
              </w:rPr>
              <w:t>：十和田現代美術館午茶</w:t>
            </w:r>
          </w:p>
        </w:tc>
        <w:tc>
          <w:tcPr>
            <w:tcW w:w="0" w:type="auto"/>
            <w:vAlign w:val="center"/>
            <w:hideMark/>
          </w:tcPr>
          <w:p w14:paraId="57031398" w14:textId="77777777" w:rsidR="006E37F6" w:rsidRDefault="006E37F6">
            <w:pPr>
              <w:jc w:val="center"/>
            </w:pPr>
            <w:r>
              <w:t xml:space="preserve">1,600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2C138BF5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CF266" w14:textId="77777777" w:rsidR="006E37F6" w:rsidRDefault="006E37F6">
            <w:r>
              <w:t>館內</w:t>
            </w:r>
            <w:r>
              <w:t xml:space="preserve"> cube cafe </w:t>
            </w:r>
            <w:r>
              <w:t>支援多種電子支付與信用卡。</w:t>
            </w:r>
          </w:p>
        </w:tc>
      </w:tr>
      <w:tr w:rsidR="006E37F6" w14:paraId="1A7C8188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7E66F" w14:textId="77777777" w:rsidR="006E37F6" w:rsidRDefault="006E37F6">
            <w:r>
              <w:rPr>
                <w:rStyle w:val="a3"/>
              </w:rPr>
              <w:t>Day 2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黑貓大行李</w:t>
            </w:r>
            <w:proofErr w:type="gramEnd"/>
            <w:r>
              <w:rPr>
                <w:rStyle w:val="a3"/>
              </w:rPr>
              <w:t>宅配</w:t>
            </w:r>
            <w:r>
              <w:rPr>
                <w:rStyle w:val="a3"/>
              </w:rPr>
              <w:t xml:space="preserve"> (2</w:t>
            </w:r>
            <w:r>
              <w:rPr>
                <w:rStyle w:val="a3"/>
              </w:rPr>
              <w:t>件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102B22" w14:textId="77777777" w:rsidR="006E37F6" w:rsidRDefault="006E37F6">
            <w:pPr>
              <w:jc w:val="center"/>
            </w:pPr>
            <w:r>
              <w:t xml:space="preserve">5,020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0153861B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>建議現金</w:t>
            </w:r>
            <w:r>
              <w:t> (</w:t>
            </w:r>
            <w:r>
              <w:t>部分櫃檯可</w:t>
            </w:r>
            <w:r>
              <w:t xml:space="preserve"> </w:t>
            </w:r>
            <w:proofErr w:type="spellStart"/>
            <w:r>
              <w:t>Suica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C699C" w14:textId="77777777" w:rsidR="006E37F6" w:rsidRDefault="006E37F6">
            <w:r>
              <w:t>飯店代收</w:t>
            </w:r>
            <w:proofErr w:type="gramStart"/>
            <w:r>
              <w:t>黑貓宅急</w:t>
            </w:r>
            <w:proofErr w:type="gramEnd"/>
            <w:r>
              <w:t>便，多數櫃檯以現金</w:t>
            </w:r>
            <w:proofErr w:type="gramStart"/>
            <w:r>
              <w:t>入帳</w:t>
            </w:r>
            <w:proofErr w:type="gramEnd"/>
            <w:r>
              <w:t>最順暢。</w:t>
            </w:r>
          </w:p>
        </w:tc>
      </w:tr>
      <w:tr w:rsidR="006E37F6" w14:paraId="4F6BA300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2072A" w14:textId="77777777" w:rsidR="006E37F6" w:rsidRDefault="006E37F6">
            <w:r>
              <w:rPr>
                <w:rStyle w:val="a3"/>
              </w:rPr>
              <w:t>Day 2</w:t>
            </w:r>
            <w:r>
              <w:rPr>
                <w:rStyle w:val="a3"/>
              </w:rPr>
              <w:t>：採買健行野餐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超商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59980B" w14:textId="77777777" w:rsidR="006E37F6" w:rsidRDefault="006E37F6">
            <w:pPr>
              <w:jc w:val="center"/>
            </w:pPr>
            <w:r>
              <w:t xml:space="preserve">1,500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002ACA46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🐧</w:t>
            </w:r>
            <w:r>
              <w:t xml:space="preserve"> </w:t>
            </w:r>
            <w:proofErr w:type="spellStart"/>
            <w:r>
              <w:t>Suica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E7E9B" w14:textId="77777777" w:rsidR="006E37F6" w:rsidRDefault="006E37F6">
            <w:r>
              <w:t>日本三大超商（</w:t>
            </w:r>
            <w:r>
              <w:t>Lawson/7-11/</w:t>
            </w:r>
            <w:r>
              <w:t>全家）支援所有支付。</w:t>
            </w:r>
          </w:p>
        </w:tc>
      </w:tr>
      <w:tr w:rsidR="006E37F6" w14:paraId="1F11389A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92308" w14:textId="77777777" w:rsidR="006E37F6" w:rsidRDefault="006E37F6">
            <w:r>
              <w:rPr>
                <w:rStyle w:val="a3"/>
              </w:rPr>
              <w:t>Day 3</w:t>
            </w:r>
            <w:r>
              <w:rPr>
                <w:rStyle w:val="a3"/>
              </w:rPr>
              <w:t>：十和田湖遊覽船票</w:t>
            </w:r>
          </w:p>
        </w:tc>
        <w:tc>
          <w:tcPr>
            <w:tcW w:w="0" w:type="auto"/>
            <w:vAlign w:val="center"/>
            <w:hideMark/>
          </w:tcPr>
          <w:p w14:paraId="49A1D068" w14:textId="77777777" w:rsidR="006E37F6" w:rsidRDefault="006E37F6">
            <w:pPr>
              <w:jc w:val="center"/>
            </w:pPr>
            <w:r>
              <w:t xml:space="preserve">3,300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5FC51233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>現金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(</w:t>
            </w:r>
            <w:r>
              <w:t>售票窗口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8285D" w14:textId="77777777" w:rsidR="006E37F6" w:rsidRDefault="006E37F6">
            <w:r>
              <w:t>自動售票機多收現金，人工</w:t>
            </w:r>
            <w:proofErr w:type="gramStart"/>
            <w:r>
              <w:t>窗口可刷信用卡</w:t>
            </w:r>
            <w:proofErr w:type="gramEnd"/>
            <w:r>
              <w:t>。</w:t>
            </w:r>
          </w:p>
        </w:tc>
      </w:tr>
      <w:tr w:rsidR="006E37F6" w14:paraId="6BF1256B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523FD" w14:textId="77777777" w:rsidR="006E37F6" w:rsidRDefault="006E37F6">
            <w:r>
              <w:rPr>
                <w:rStyle w:val="a3"/>
              </w:rPr>
              <w:t>Day 4</w:t>
            </w:r>
            <w:r>
              <w:rPr>
                <w:rStyle w:val="a3"/>
              </w:rPr>
              <w:t>：八甲田纜車來回票</w:t>
            </w:r>
          </w:p>
        </w:tc>
        <w:tc>
          <w:tcPr>
            <w:tcW w:w="0" w:type="auto"/>
            <w:vAlign w:val="center"/>
            <w:hideMark/>
          </w:tcPr>
          <w:p w14:paraId="2A329C05" w14:textId="77777777" w:rsidR="006E37F6" w:rsidRDefault="006E37F6">
            <w:pPr>
              <w:jc w:val="center"/>
            </w:pPr>
            <w:r>
              <w:t xml:space="preserve">5,000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2983013" w14:textId="77777777" w:rsidR="006E37F6" w:rsidRDefault="006E37F6"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>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934F3" w14:textId="77777777" w:rsidR="006E37F6" w:rsidRDefault="006E37F6">
            <w:r>
              <w:t>纜車售票處支援信用卡（無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>）。</w:t>
            </w:r>
          </w:p>
        </w:tc>
      </w:tr>
      <w:tr w:rsidR="006E37F6" w14:paraId="1FAF588E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55D3A" w14:textId="77777777" w:rsidR="006E37F6" w:rsidRDefault="006E37F6">
            <w:r>
              <w:rPr>
                <w:rStyle w:val="a3"/>
              </w:rPr>
              <w:t>Day 4</w:t>
            </w:r>
            <w:r>
              <w:rPr>
                <w:rStyle w:val="a3"/>
              </w:rPr>
              <w:t>：八甲田山麓休息區午餐</w:t>
            </w:r>
          </w:p>
        </w:tc>
        <w:tc>
          <w:tcPr>
            <w:tcW w:w="0" w:type="auto"/>
            <w:vAlign w:val="center"/>
            <w:hideMark/>
          </w:tcPr>
          <w:p w14:paraId="23464E84" w14:textId="77777777" w:rsidR="006E37F6" w:rsidRDefault="006E37F6">
            <w:pPr>
              <w:jc w:val="center"/>
            </w:pPr>
            <w:r>
              <w:t xml:space="preserve">2,200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5B3EECA0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08ABB1" w14:textId="77777777" w:rsidR="006E37F6" w:rsidRDefault="006E37F6">
            <w:r>
              <w:t>山區休息站食堂食</w:t>
            </w:r>
            <w:proofErr w:type="gramStart"/>
            <w:r>
              <w:t>券</w:t>
            </w:r>
            <w:proofErr w:type="gramEnd"/>
            <w:r>
              <w:t>機，只吃現金硬幣與紙鈔。</w:t>
            </w:r>
          </w:p>
        </w:tc>
      </w:tr>
      <w:tr w:rsidR="006E37F6" w14:paraId="7CF56062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4FC5B" w14:textId="77777777" w:rsidR="006E37F6" w:rsidRDefault="006E37F6">
            <w:r>
              <w:rPr>
                <w:rStyle w:val="a3"/>
              </w:rPr>
              <w:t>Day 4</w:t>
            </w:r>
            <w:r>
              <w:rPr>
                <w:rStyle w:val="a3"/>
              </w:rPr>
              <w:t>：青</w:t>
            </w:r>
            <w:proofErr w:type="gramStart"/>
            <w:r>
              <w:rPr>
                <w:rStyle w:val="a3"/>
              </w:rPr>
              <w:t>森帆立</w:t>
            </w:r>
            <w:r>
              <w:rPr>
                <w:rStyle w:val="a3"/>
              </w:rPr>
              <w:lastRenderedPageBreak/>
              <w:t>貝【</w:t>
            </w:r>
            <w:proofErr w:type="gramEnd"/>
            <w:r>
              <w:rPr>
                <w:rStyle w:val="a3"/>
              </w:rPr>
              <w:t>お食事処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おさない】</w:t>
            </w:r>
          </w:p>
        </w:tc>
        <w:tc>
          <w:tcPr>
            <w:tcW w:w="0" w:type="auto"/>
            <w:vAlign w:val="center"/>
            <w:hideMark/>
          </w:tcPr>
          <w:p w14:paraId="7FB1EE72" w14:textId="77777777" w:rsidR="006E37F6" w:rsidRDefault="006E37F6">
            <w:pPr>
              <w:jc w:val="center"/>
            </w:pPr>
            <w:r>
              <w:lastRenderedPageBreak/>
              <w:t xml:space="preserve">4,500 </w:t>
            </w:r>
            <w:r>
              <w:lastRenderedPageBreak/>
              <w:t>円</w:t>
            </w:r>
          </w:p>
        </w:tc>
        <w:tc>
          <w:tcPr>
            <w:tcW w:w="0" w:type="auto"/>
            <w:vAlign w:val="center"/>
            <w:hideMark/>
          </w:tcPr>
          <w:p w14:paraId="68157EE0" w14:textId="77777777" w:rsidR="006E37F6" w:rsidRDefault="006E37F6">
            <w:r>
              <w:rPr>
                <w:rFonts w:ascii="Segoe UI Emoji" w:hAnsi="Segoe UI Emoji" w:cs="Segoe UI Emoji"/>
              </w:rPr>
              <w:lastRenderedPageBreak/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</w:t>
            </w:r>
            <w:r>
              <w:rPr>
                <w:rStyle w:val="a3"/>
              </w:rPr>
              <w:lastRenderedPageBreak/>
              <w:t>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15422" w14:textId="77777777" w:rsidR="006E37F6" w:rsidRDefault="006E37F6">
            <w:r>
              <w:lastRenderedPageBreak/>
              <w:t>青森老字號排隊名店，堅持</w:t>
            </w:r>
            <w:r>
              <w:lastRenderedPageBreak/>
              <w:t>只收現金。</w:t>
            </w:r>
          </w:p>
        </w:tc>
      </w:tr>
      <w:tr w:rsidR="006E37F6" w14:paraId="3B0BE890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F8D1B" w14:textId="77777777" w:rsidR="006E37F6" w:rsidRDefault="006E37F6">
            <w:r>
              <w:rPr>
                <w:rStyle w:val="a3"/>
              </w:rPr>
              <w:lastRenderedPageBreak/>
              <w:t>Day 5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古川市場</w:t>
            </w:r>
            <w:proofErr w:type="gramEnd"/>
            <w:r>
              <w:rPr>
                <w:rStyle w:val="a3"/>
              </w:rPr>
              <w:t>海鮮</w:t>
            </w:r>
            <w:proofErr w:type="gramStart"/>
            <w:r>
              <w:rPr>
                <w:rStyle w:val="a3"/>
              </w:rPr>
              <w:t>丼</w:t>
            </w:r>
            <w:proofErr w:type="gramEnd"/>
            <w:r>
              <w:rPr>
                <w:rStyle w:val="a3"/>
              </w:rPr>
              <w:t>點</w:t>
            </w:r>
            <w:proofErr w:type="gramStart"/>
            <w:r>
              <w:rPr>
                <w:rStyle w:val="a3"/>
              </w:rPr>
              <w:t>券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55283C" w14:textId="77777777" w:rsidR="006E37F6" w:rsidRDefault="006E37F6">
            <w:pPr>
              <w:jc w:val="center"/>
            </w:pPr>
            <w:r>
              <w:t xml:space="preserve">4,000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01F58780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5BFD29" w14:textId="77777777" w:rsidR="006E37F6" w:rsidRDefault="006E37F6">
            <w:r>
              <w:t>入口服務台購買</w:t>
            </w:r>
            <w:proofErr w:type="gramStart"/>
            <w:r>
              <w:t>紙本食材</w:t>
            </w:r>
            <w:proofErr w:type="gramEnd"/>
            <w:r>
              <w:t>兌換券，只收現金。</w:t>
            </w:r>
          </w:p>
        </w:tc>
      </w:tr>
      <w:tr w:rsidR="006E37F6" w14:paraId="129EB462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9E8C" w14:textId="77777777" w:rsidR="006E37F6" w:rsidRDefault="006E37F6">
            <w:r>
              <w:rPr>
                <w:rStyle w:val="a3"/>
              </w:rPr>
              <w:t>Day 5</w:t>
            </w:r>
            <w:r>
              <w:rPr>
                <w:rStyle w:val="a3"/>
              </w:rPr>
              <w:t>：弘前蘋果公園點心</w:t>
            </w:r>
          </w:p>
        </w:tc>
        <w:tc>
          <w:tcPr>
            <w:tcW w:w="0" w:type="auto"/>
            <w:vAlign w:val="center"/>
            <w:hideMark/>
          </w:tcPr>
          <w:p w14:paraId="4E005094" w14:textId="77777777" w:rsidR="006E37F6" w:rsidRDefault="006E37F6">
            <w:pPr>
              <w:jc w:val="center"/>
            </w:pPr>
            <w:r>
              <w:t xml:space="preserve">2,500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D2010EF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36927D" w14:textId="77777777" w:rsidR="006E37F6" w:rsidRDefault="006E37F6">
            <w:r>
              <w:t>園區伴手</w:t>
            </w:r>
            <w:proofErr w:type="gramStart"/>
            <w:r>
              <w:t>禮產銷館</w:t>
            </w:r>
            <w:proofErr w:type="gramEnd"/>
            <w:r>
              <w:t>支援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 xml:space="preserve"> </w:t>
            </w:r>
            <w:r>
              <w:t>與信用卡。</w:t>
            </w:r>
          </w:p>
        </w:tc>
      </w:tr>
      <w:tr w:rsidR="006E37F6" w14:paraId="439480C3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AC773" w14:textId="77777777" w:rsidR="006E37F6" w:rsidRDefault="006E37F6">
            <w:r>
              <w:rPr>
                <w:rStyle w:val="a3"/>
              </w:rPr>
              <w:t>Day 6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新青森</w:t>
            </w:r>
            <w:proofErr w:type="gramEnd"/>
            <w:r>
              <w:rPr>
                <w:rStyle w:val="a3"/>
              </w:rPr>
              <w:t xml:space="preserve"> </w:t>
            </w:r>
            <w:r>
              <w:rPr>
                <w:rStyle w:val="a3"/>
                <w:rFonts w:ascii="MS Mincho" w:eastAsia="MS Mincho" w:hAnsi="MS Mincho" w:cs="MS Mincho" w:hint="eastAsia"/>
              </w:rPr>
              <w:t>➔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仙台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新幹線</w:t>
            </w:r>
          </w:p>
        </w:tc>
        <w:tc>
          <w:tcPr>
            <w:tcW w:w="0" w:type="auto"/>
            <w:vAlign w:val="center"/>
            <w:hideMark/>
          </w:tcPr>
          <w:p w14:paraId="1A427B4B" w14:textId="77777777" w:rsidR="006E37F6" w:rsidRDefault="006E37F6">
            <w:pPr>
              <w:jc w:val="center"/>
            </w:pPr>
            <w:r>
              <w:t>已劃位</w:t>
            </w:r>
          </w:p>
        </w:tc>
        <w:tc>
          <w:tcPr>
            <w:tcW w:w="0" w:type="auto"/>
            <w:vAlign w:val="center"/>
            <w:hideMark/>
          </w:tcPr>
          <w:p w14:paraId="0380B11C" w14:textId="77777777" w:rsidR="006E37F6" w:rsidRDefault="006E37F6">
            <w:r>
              <w:rPr>
                <w:rFonts w:ascii="Segoe UI Emoji" w:hAnsi="Segoe UI Emoji" w:cs="Segoe UI Emoji"/>
              </w:rPr>
              <w:t>🟢</w:t>
            </w:r>
            <w:r>
              <w:t> </w:t>
            </w:r>
            <w:r>
              <w:rPr>
                <w:rStyle w:val="a3"/>
              </w:rPr>
              <w:t>持</w:t>
            </w:r>
            <w:r>
              <w:rPr>
                <w:rStyle w:val="a3"/>
              </w:rPr>
              <w:t xml:space="preserve"> JR Pass + </w:t>
            </w:r>
            <w:r>
              <w:rPr>
                <w:rStyle w:val="a3"/>
              </w:rPr>
              <w:t>指定席券直接進站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172FDF" w14:textId="77777777" w:rsidR="006E37F6" w:rsidRDefault="006E37F6">
            <w:r>
              <w:t>免再付費。</w:t>
            </w:r>
          </w:p>
        </w:tc>
      </w:tr>
      <w:tr w:rsidR="006E37F6" w14:paraId="5F1CEC1C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C9155" w14:textId="77777777" w:rsidR="006E37F6" w:rsidRDefault="006E37F6">
            <w:r>
              <w:rPr>
                <w:rStyle w:val="a3"/>
              </w:rPr>
              <w:t>Day 6</w:t>
            </w:r>
            <w:r>
              <w:rPr>
                <w:rStyle w:val="a3"/>
              </w:rPr>
              <w:t>：仙台名物炭烤牛舌</w:t>
            </w:r>
          </w:p>
        </w:tc>
        <w:tc>
          <w:tcPr>
            <w:tcW w:w="0" w:type="auto"/>
            <w:vAlign w:val="center"/>
            <w:hideMark/>
          </w:tcPr>
          <w:p w14:paraId="6A003135" w14:textId="77777777" w:rsidR="006E37F6" w:rsidRDefault="006E37F6">
            <w:pPr>
              <w:jc w:val="center"/>
            </w:pPr>
            <w:r>
              <w:t xml:space="preserve">5,500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246CBB76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606558" w14:textId="77777777" w:rsidR="006E37F6" w:rsidRDefault="006E37F6">
            <w:r>
              <w:t>【善治郎】或</w:t>
            </w:r>
            <w:proofErr w:type="gramStart"/>
            <w:r>
              <w:t>【</w:t>
            </w:r>
            <w:proofErr w:type="gramEnd"/>
            <w:r>
              <w:t>伊達の牛たん】均支援電子支付與信用卡。</w:t>
            </w:r>
          </w:p>
        </w:tc>
      </w:tr>
      <w:tr w:rsidR="006E37F6" w14:paraId="294FBA73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AD3D9" w14:textId="77777777" w:rsidR="006E37F6" w:rsidRDefault="006E37F6">
            <w:r>
              <w:rPr>
                <w:rStyle w:val="a3"/>
              </w:rPr>
              <w:t>Day 6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盧葡兒仙</w:t>
            </w:r>
            <w:proofErr w:type="gramEnd"/>
            <w:r>
              <w:rPr>
                <w:rStyle w:val="a3"/>
              </w:rPr>
              <w:t>台循環巴士</w:t>
            </w:r>
          </w:p>
        </w:tc>
        <w:tc>
          <w:tcPr>
            <w:tcW w:w="0" w:type="auto"/>
            <w:vAlign w:val="center"/>
            <w:hideMark/>
          </w:tcPr>
          <w:p w14:paraId="15BE1855" w14:textId="77777777" w:rsidR="006E37F6" w:rsidRDefault="006E37F6">
            <w:pPr>
              <w:jc w:val="center"/>
            </w:pPr>
            <w:r>
              <w:t xml:space="preserve">1,260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38B828F4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 xml:space="preserve"> </w:t>
            </w:r>
            <w:r>
              <w:t>現金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🐧</w:t>
            </w:r>
            <w:r>
              <w:t xml:space="preserve"> </w:t>
            </w:r>
            <w:proofErr w:type="spellStart"/>
            <w:r>
              <w:t>Suica</w:t>
            </w:r>
            <w:proofErr w:type="spellEnd"/>
            <w:r>
              <w:t xml:space="preserve"> (</w:t>
            </w:r>
            <w:r>
              <w:t>單趟感應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07FBB3" w14:textId="77777777" w:rsidR="006E37F6" w:rsidRDefault="006E37F6">
            <w:r>
              <w:t>一日</w:t>
            </w:r>
            <w:proofErr w:type="gramStart"/>
            <w:r>
              <w:t>券</w:t>
            </w:r>
            <w:proofErr w:type="gramEnd"/>
            <w:r>
              <w:t>於車站綠色窗口可刷卡，車上購票收現金。</w:t>
            </w:r>
          </w:p>
        </w:tc>
      </w:tr>
      <w:tr w:rsidR="006E37F6" w14:paraId="5CC64304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09EFF" w14:textId="77777777" w:rsidR="006E37F6" w:rsidRDefault="006E37F6">
            <w:r>
              <w:rPr>
                <w:rStyle w:val="a3"/>
              </w:rPr>
              <w:t>Day 7</w:t>
            </w:r>
            <w:r>
              <w:rPr>
                <w:rStyle w:val="a3"/>
              </w:rPr>
              <w:t>：松島海岸烤生</w:t>
            </w:r>
            <w:proofErr w:type="gramStart"/>
            <w:r>
              <w:rPr>
                <w:rStyle w:val="a3"/>
              </w:rPr>
              <w:t>蠔</w:t>
            </w:r>
            <w:proofErr w:type="gramEnd"/>
            <w:r>
              <w:rPr>
                <w:rStyle w:val="a3"/>
              </w:rPr>
              <w:t>海鮮</w:t>
            </w:r>
          </w:p>
        </w:tc>
        <w:tc>
          <w:tcPr>
            <w:tcW w:w="0" w:type="auto"/>
            <w:vAlign w:val="center"/>
            <w:hideMark/>
          </w:tcPr>
          <w:p w14:paraId="7CD098F0" w14:textId="77777777" w:rsidR="006E37F6" w:rsidRDefault="006E37F6">
            <w:pPr>
              <w:jc w:val="center"/>
            </w:pPr>
            <w:r>
              <w:t xml:space="preserve">4,500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69883C93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多數店家</w:t>
            </w:r>
            <w:r>
              <w:rPr>
                <w:rStyle w:val="a3"/>
              </w:rPr>
              <w:t>)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💵</w:t>
            </w:r>
            <w:r>
              <w:t xml:space="preserve"> </w:t>
            </w:r>
            <w:r>
              <w:t>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8CA51" w14:textId="77777777" w:rsidR="006E37F6" w:rsidRDefault="006E37F6">
            <w:r>
              <w:t>松島觀光街大部分餐廳</w:t>
            </w:r>
            <w:proofErr w:type="gramStart"/>
            <w:r>
              <w:t>與伴手禮店</w:t>
            </w:r>
            <w:proofErr w:type="gramEnd"/>
            <w:r>
              <w:t>都有貼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 xml:space="preserve"> </w:t>
            </w:r>
            <w:r>
              <w:t>標誌。</w:t>
            </w:r>
          </w:p>
        </w:tc>
      </w:tr>
      <w:tr w:rsidR="006E37F6" w14:paraId="54978F61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D622" w14:textId="77777777" w:rsidR="006E37F6" w:rsidRDefault="006E37F6">
            <w:r>
              <w:rPr>
                <w:rStyle w:val="a3"/>
              </w:rPr>
              <w:t>Day 7</w:t>
            </w:r>
            <w:r>
              <w:rPr>
                <w:rStyle w:val="a3"/>
              </w:rPr>
              <w:t>：仙台</w:t>
            </w:r>
            <w:r>
              <w:rPr>
                <w:rStyle w:val="a3"/>
              </w:rPr>
              <w:t xml:space="preserve"> S-PAL </w:t>
            </w:r>
            <w:r>
              <w:rPr>
                <w:rStyle w:val="a3"/>
              </w:rPr>
              <w:t>美食街</w:t>
            </w:r>
          </w:p>
        </w:tc>
        <w:tc>
          <w:tcPr>
            <w:tcW w:w="0" w:type="auto"/>
            <w:vAlign w:val="center"/>
            <w:hideMark/>
          </w:tcPr>
          <w:p w14:paraId="23F49C7D" w14:textId="77777777" w:rsidR="006E37F6" w:rsidRDefault="006E37F6">
            <w:pPr>
              <w:jc w:val="center"/>
            </w:pPr>
            <w:r>
              <w:t xml:space="preserve">5,000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A241B7B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F471A" w14:textId="77777777" w:rsidR="006E37F6" w:rsidRDefault="006E37F6">
            <w:r>
              <w:t>仙台站共構商場，所有現代化支付皆通。</w:t>
            </w:r>
          </w:p>
        </w:tc>
      </w:tr>
      <w:tr w:rsidR="006E37F6" w14:paraId="38FC5C3A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45B65" w14:textId="77777777" w:rsidR="006E37F6" w:rsidRDefault="006E37F6">
            <w:r>
              <w:rPr>
                <w:rStyle w:val="a3"/>
              </w:rPr>
              <w:t>Day 8</w:t>
            </w:r>
            <w:r>
              <w:rPr>
                <w:rStyle w:val="a3"/>
              </w:rPr>
              <w:t>：仙台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  <w:rFonts w:ascii="MS Mincho" w:eastAsia="MS Mincho" w:hAnsi="MS Mincho" w:cs="MS Mincho" w:hint="eastAsia"/>
              </w:rPr>
              <w:t>➔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大宮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新幹線</w:t>
            </w:r>
          </w:p>
        </w:tc>
        <w:tc>
          <w:tcPr>
            <w:tcW w:w="0" w:type="auto"/>
            <w:vAlign w:val="center"/>
            <w:hideMark/>
          </w:tcPr>
          <w:p w14:paraId="061325C2" w14:textId="77777777" w:rsidR="006E37F6" w:rsidRDefault="006E37F6">
            <w:pPr>
              <w:jc w:val="center"/>
            </w:pPr>
            <w:r>
              <w:t>已劃位</w:t>
            </w:r>
          </w:p>
        </w:tc>
        <w:tc>
          <w:tcPr>
            <w:tcW w:w="0" w:type="auto"/>
            <w:vAlign w:val="center"/>
            <w:hideMark/>
          </w:tcPr>
          <w:p w14:paraId="279C44D1" w14:textId="77777777" w:rsidR="006E37F6" w:rsidRDefault="006E37F6">
            <w:r>
              <w:rPr>
                <w:rFonts w:ascii="Segoe UI Emoji" w:hAnsi="Segoe UI Emoji" w:cs="Segoe UI Emoji"/>
              </w:rPr>
              <w:t>🟢</w:t>
            </w:r>
            <w:r>
              <w:t> </w:t>
            </w:r>
            <w:r>
              <w:rPr>
                <w:rStyle w:val="a3"/>
              </w:rPr>
              <w:t>持</w:t>
            </w:r>
            <w:r>
              <w:rPr>
                <w:rStyle w:val="a3"/>
              </w:rPr>
              <w:t xml:space="preserve"> JR Pass + </w:t>
            </w:r>
            <w:r>
              <w:rPr>
                <w:rStyle w:val="a3"/>
              </w:rPr>
              <w:t>指定席券直接進站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08C863" w14:textId="77777777" w:rsidR="006E37F6" w:rsidRDefault="006E37F6">
            <w:r>
              <w:t>免再付費。</w:t>
            </w:r>
          </w:p>
        </w:tc>
      </w:tr>
      <w:tr w:rsidR="006E37F6" w14:paraId="1B09F233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AE3E1" w14:textId="77777777" w:rsidR="006E37F6" w:rsidRDefault="006E37F6">
            <w:r>
              <w:rPr>
                <w:rStyle w:val="a3"/>
              </w:rPr>
              <w:t>Day 8</w:t>
            </w:r>
            <w:r>
              <w:rPr>
                <w:rStyle w:val="a3"/>
              </w:rPr>
              <w:t>：新宿</w:t>
            </w:r>
            <w:proofErr w:type="gramStart"/>
            <w:r>
              <w:rPr>
                <w:rStyle w:val="a3"/>
              </w:rPr>
              <w:t>【</w:t>
            </w:r>
            <w:proofErr w:type="gramEnd"/>
            <w:r>
              <w:rPr>
                <w:rStyle w:val="a3"/>
              </w:rPr>
              <w:t>肉屋の台所】和牛吃到飽</w:t>
            </w:r>
          </w:p>
        </w:tc>
        <w:tc>
          <w:tcPr>
            <w:tcW w:w="0" w:type="auto"/>
            <w:vAlign w:val="center"/>
            <w:hideMark/>
          </w:tcPr>
          <w:p w14:paraId="53B4FB2A" w14:textId="77777777" w:rsidR="006E37F6" w:rsidRDefault="006E37F6">
            <w:pPr>
              <w:jc w:val="center"/>
            </w:pPr>
            <w:r>
              <w:t xml:space="preserve">12,000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61145E96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7D82A5" w14:textId="77777777" w:rsidR="006E37F6" w:rsidRDefault="006E37F6">
            <w:r>
              <w:t>支援各類信用卡與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 xml:space="preserve"> </w:t>
            </w:r>
            <w:proofErr w:type="gramStart"/>
            <w:r>
              <w:t>掃碼</w:t>
            </w:r>
            <w:proofErr w:type="gramEnd"/>
            <w:r>
              <w:t>。</w:t>
            </w:r>
          </w:p>
        </w:tc>
      </w:tr>
      <w:tr w:rsidR="006E37F6" w14:paraId="30A15BB1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D4479" w14:textId="77777777" w:rsidR="006E37F6" w:rsidRDefault="006E37F6">
            <w:r>
              <w:rPr>
                <w:rStyle w:val="a3"/>
              </w:rPr>
              <w:t>Day 8</w:t>
            </w:r>
            <w:r>
              <w:rPr>
                <w:rStyle w:val="a3"/>
              </w:rPr>
              <w:t>：表參道</w:t>
            </w:r>
            <w:proofErr w:type="gramStart"/>
            <w:r>
              <w:rPr>
                <w:rStyle w:val="a3"/>
              </w:rPr>
              <w:t>【</w:t>
            </w:r>
            <w:proofErr w:type="gramEnd"/>
            <w:r>
              <w:rPr>
                <w:rStyle w:val="a3"/>
              </w:rPr>
              <w:t>おひつ膳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田んぼ】</w:t>
            </w:r>
          </w:p>
        </w:tc>
        <w:tc>
          <w:tcPr>
            <w:tcW w:w="0" w:type="auto"/>
            <w:vAlign w:val="center"/>
            <w:hideMark/>
          </w:tcPr>
          <w:p w14:paraId="1758CDC5" w14:textId="77777777" w:rsidR="006E37F6" w:rsidRDefault="006E37F6">
            <w:pPr>
              <w:jc w:val="center"/>
            </w:pPr>
            <w:r>
              <w:t xml:space="preserve">5,000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44DAC30D" w14:textId="77777777" w:rsidR="006E37F6" w:rsidRDefault="006E37F6"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💵</w:t>
            </w:r>
            <w:r>
              <w:t xml:space="preserve"> </w:t>
            </w:r>
            <w:r>
              <w:t>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9A450" w14:textId="77777777" w:rsidR="006E37F6" w:rsidRDefault="006E37F6">
            <w:r>
              <w:t>支援信用卡與電子票證感應。</w:t>
            </w:r>
          </w:p>
        </w:tc>
      </w:tr>
      <w:tr w:rsidR="006E37F6" w14:paraId="543882DA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76BD8" w14:textId="77777777" w:rsidR="006E37F6" w:rsidRDefault="006E37F6">
            <w:r>
              <w:rPr>
                <w:rStyle w:val="a3"/>
              </w:rPr>
              <w:t>Day 9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川越百年</w:t>
            </w:r>
            <w:proofErr w:type="gramEnd"/>
            <w:r>
              <w:rPr>
                <w:rStyle w:val="a3"/>
              </w:rPr>
              <w:t>鰻魚飯【小川菊】</w:t>
            </w:r>
          </w:p>
        </w:tc>
        <w:tc>
          <w:tcPr>
            <w:tcW w:w="0" w:type="auto"/>
            <w:vAlign w:val="center"/>
            <w:hideMark/>
          </w:tcPr>
          <w:p w14:paraId="04010F72" w14:textId="77777777" w:rsidR="006E37F6" w:rsidRDefault="006E37F6">
            <w:pPr>
              <w:jc w:val="center"/>
            </w:pPr>
            <w:r>
              <w:t xml:space="preserve">9,000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37BA30F3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F4BE61" w14:textId="77777777" w:rsidR="006E37F6" w:rsidRDefault="006E37F6">
            <w:r>
              <w:rPr>
                <w:rFonts w:ascii="Segoe UI Emoji" w:hAnsi="Segoe UI Emoji" w:cs="Segoe UI Emoji"/>
              </w:rPr>
              <w:t>⚠</w:t>
            </w:r>
            <w:r>
              <w:t>️ </w:t>
            </w:r>
            <w:r>
              <w:rPr>
                <w:rStyle w:val="a3"/>
              </w:rPr>
              <w:t>兩百年名店，完全不收任何電子支付與信用卡！</w:t>
            </w:r>
          </w:p>
        </w:tc>
      </w:tr>
      <w:tr w:rsidR="006E37F6" w14:paraId="1262ABB5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0C987" w14:textId="77777777" w:rsidR="006E37F6" w:rsidRDefault="006E37F6">
            <w:r>
              <w:rPr>
                <w:rStyle w:val="a3"/>
              </w:rPr>
              <w:t>Day 9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川越藏造</w:t>
            </w:r>
            <w:proofErr w:type="gramEnd"/>
            <w:r>
              <w:rPr>
                <w:rStyle w:val="a3"/>
              </w:rPr>
              <w:t>老街小吃</w:t>
            </w:r>
          </w:p>
        </w:tc>
        <w:tc>
          <w:tcPr>
            <w:tcW w:w="0" w:type="auto"/>
            <w:vAlign w:val="center"/>
            <w:hideMark/>
          </w:tcPr>
          <w:p w14:paraId="143FFBD7" w14:textId="77777777" w:rsidR="006E37F6" w:rsidRDefault="006E37F6">
            <w:pPr>
              <w:jc w:val="center"/>
            </w:pPr>
            <w:r>
              <w:t xml:space="preserve">1,500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5AD18A1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約一半攤位</w:t>
            </w:r>
            <w:r>
              <w:rPr>
                <w:rStyle w:val="a3"/>
              </w:rPr>
              <w:t>)</w:t>
            </w:r>
            <w:r>
              <w:t xml:space="preserve"> / </w:t>
            </w:r>
            <w:r>
              <w:rPr>
                <w:rFonts w:ascii="Segoe UI Emoji" w:hAnsi="Segoe UI Emoji" w:cs="Segoe UI Emoji"/>
              </w:rPr>
              <w:t>💵</w:t>
            </w:r>
            <w:r>
              <w:t xml:space="preserve"> </w:t>
            </w:r>
            <w:r>
              <w:t>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6DB2B" w14:textId="77777777" w:rsidR="006E37F6" w:rsidRDefault="006E37F6">
            <w:r>
              <w:t>老街番薯點心攤很多支援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 xml:space="preserve"> </w:t>
            </w:r>
            <w:proofErr w:type="gramStart"/>
            <w:r>
              <w:t>掃碼</w:t>
            </w:r>
            <w:proofErr w:type="gramEnd"/>
            <w:r>
              <w:t>。</w:t>
            </w:r>
          </w:p>
        </w:tc>
      </w:tr>
      <w:tr w:rsidR="006E37F6" w14:paraId="62863084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2033C" w14:textId="77777777" w:rsidR="006E37F6" w:rsidRDefault="006E37F6">
            <w:r>
              <w:rPr>
                <w:rStyle w:val="a3"/>
              </w:rPr>
              <w:t>Day 9</w:t>
            </w:r>
            <w:r>
              <w:rPr>
                <w:rStyle w:val="a3"/>
              </w:rPr>
              <w:t>：</w:t>
            </w:r>
            <w:proofErr w:type="gramStart"/>
            <w:r>
              <w:rPr>
                <w:rStyle w:val="a3"/>
              </w:rPr>
              <w:t>川越冰川</w:t>
            </w:r>
            <w:proofErr w:type="gramEnd"/>
            <w:r>
              <w:rPr>
                <w:rStyle w:val="a3"/>
              </w:rPr>
              <w:t>神社釣</w:t>
            </w:r>
            <w:proofErr w:type="gramStart"/>
            <w:r>
              <w:rPr>
                <w:rStyle w:val="a3"/>
              </w:rPr>
              <w:t>鯛</w:t>
            </w:r>
            <w:proofErr w:type="gramEnd"/>
            <w:r>
              <w:rPr>
                <w:rStyle w:val="a3"/>
              </w:rPr>
              <w:t>魚</w:t>
            </w:r>
            <w:proofErr w:type="gramStart"/>
            <w:r>
              <w:rPr>
                <w:rStyle w:val="a3"/>
              </w:rPr>
              <w:t>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2315C0" w14:textId="77777777" w:rsidR="006E37F6" w:rsidRDefault="006E37F6">
            <w:pPr>
              <w:jc w:val="center"/>
            </w:pPr>
            <w:r>
              <w:t xml:space="preserve">600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7A063173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40CA6" w14:textId="77777777" w:rsidR="006E37F6" w:rsidRDefault="006E37F6">
            <w:r>
              <w:t>神社境內自己投</w:t>
            </w:r>
            <w:r>
              <w:t xml:space="preserve"> 300 </w:t>
            </w:r>
            <w:r>
              <w:t>円硬幣拿釣竿。</w:t>
            </w:r>
          </w:p>
        </w:tc>
      </w:tr>
      <w:tr w:rsidR="006E37F6" w14:paraId="0A83A054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2D97" w14:textId="77777777" w:rsidR="006E37F6" w:rsidRDefault="006E37F6">
            <w:r>
              <w:rPr>
                <w:rStyle w:val="a3"/>
              </w:rPr>
              <w:t>Day 9</w:t>
            </w:r>
            <w:r>
              <w:rPr>
                <w:rStyle w:val="a3"/>
              </w:rPr>
              <w:t>：淺草老字號【麻鳥】串烤</w:t>
            </w:r>
            <w:proofErr w:type="gramStart"/>
            <w:r>
              <w:rPr>
                <w:rStyle w:val="a3"/>
              </w:rPr>
              <w:t>釜</w:t>
            </w:r>
            <w:proofErr w:type="gramEnd"/>
            <w:r>
              <w:rPr>
                <w:rStyle w:val="a3"/>
              </w:rPr>
              <w:lastRenderedPageBreak/>
              <w:t>飯</w:t>
            </w:r>
          </w:p>
        </w:tc>
        <w:tc>
          <w:tcPr>
            <w:tcW w:w="0" w:type="auto"/>
            <w:vAlign w:val="center"/>
            <w:hideMark/>
          </w:tcPr>
          <w:p w14:paraId="0EE1DA71" w14:textId="77777777" w:rsidR="006E37F6" w:rsidRDefault="006E37F6">
            <w:pPr>
              <w:jc w:val="center"/>
            </w:pPr>
            <w:r>
              <w:lastRenderedPageBreak/>
              <w:t xml:space="preserve">7,000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0985D9B3" w14:textId="77777777" w:rsidR="006E37F6" w:rsidRDefault="006E37F6">
            <w:r>
              <w:rPr>
                <w:rFonts w:ascii="Segoe UI Emoji" w:hAnsi="Segoe UI Emoji" w:cs="Segoe UI Emoji"/>
              </w:rPr>
              <w:t>💵</w:t>
            </w:r>
            <w:r>
              <w:t> </w:t>
            </w:r>
            <w:r>
              <w:rPr>
                <w:rStyle w:val="a3"/>
              </w:rPr>
              <w:t xml:space="preserve">100% </w:t>
            </w:r>
            <w:r>
              <w:rPr>
                <w:rStyle w:val="a3"/>
              </w:rPr>
              <w:t>僅收日幣現金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FD67CA" w14:textId="77777777" w:rsidR="006E37F6" w:rsidRDefault="006E37F6">
            <w:r>
              <w:rPr>
                <w:rFonts w:ascii="Segoe UI Emoji" w:hAnsi="Segoe UI Emoji" w:cs="Segoe UI Emoji"/>
              </w:rPr>
              <w:t>⚠</w:t>
            </w:r>
            <w:r>
              <w:t>️ </w:t>
            </w:r>
            <w:r>
              <w:rPr>
                <w:rStyle w:val="a3"/>
              </w:rPr>
              <w:t>1972</w:t>
            </w:r>
            <w:r>
              <w:rPr>
                <w:rStyle w:val="a3"/>
              </w:rPr>
              <w:t>年老鋪，菜單明確標註僅收現金！</w:t>
            </w:r>
          </w:p>
        </w:tc>
      </w:tr>
      <w:tr w:rsidR="006E37F6" w14:paraId="760863B1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A7860" w14:textId="77777777" w:rsidR="006E37F6" w:rsidRDefault="006E37F6">
            <w:r>
              <w:rPr>
                <w:rStyle w:val="a3"/>
              </w:rPr>
              <w:t>Day 10</w:t>
            </w:r>
            <w:r>
              <w:rPr>
                <w:rStyle w:val="a3"/>
              </w:rPr>
              <w:t>：池袋【</w:t>
            </w:r>
            <w:r>
              <w:rPr>
                <w:rStyle w:val="a3"/>
              </w:rPr>
              <w:t>EAT GOOD PLACE</w:t>
            </w:r>
            <w:r>
              <w:rPr>
                <w:rStyle w:val="a3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14:paraId="04D8EE1E" w14:textId="77777777" w:rsidR="006E37F6" w:rsidRDefault="006E37F6">
            <w:pPr>
              <w:jc w:val="center"/>
            </w:pPr>
            <w:r>
              <w:t xml:space="preserve">4,000 </w:t>
            </w:r>
            <w:r>
              <w:t>円</w:t>
            </w:r>
          </w:p>
        </w:tc>
        <w:tc>
          <w:tcPr>
            <w:tcW w:w="0" w:type="auto"/>
            <w:vAlign w:val="center"/>
            <w:hideMark/>
          </w:tcPr>
          <w:p w14:paraId="1133B677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EBA43D" w14:textId="77777777" w:rsidR="006E37F6" w:rsidRDefault="006E37F6">
            <w:r>
              <w:t>現代化網美咖啡廳，行動支付全通。</w:t>
            </w:r>
          </w:p>
        </w:tc>
      </w:tr>
      <w:tr w:rsidR="006E37F6" w14:paraId="63A59AD3" w14:textId="77777777" w:rsidTr="006E37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E56B99" w14:textId="77777777" w:rsidR="006E37F6" w:rsidRDefault="006E37F6">
            <w:r>
              <w:rPr>
                <w:rStyle w:val="a3"/>
              </w:rPr>
              <w:t>Day 10</w:t>
            </w:r>
            <w:r>
              <w:rPr>
                <w:rStyle w:val="a3"/>
              </w:rPr>
              <w:t>：新宿站</w:t>
            </w:r>
            <w:proofErr w:type="gramStart"/>
            <w:r>
              <w:rPr>
                <w:rStyle w:val="a3"/>
              </w:rPr>
              <w:t>【</w:t>
            </w:r>
            <w:proofErr w:type="gramEnd"/>
            <w:r>
              <w:rPr>
                <w:rStyle w:val="a3"/>
              </w:rPr>
              <w:t>駅弁屋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頂】便當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D8E73" w14:textId="77777777" w:rsidR="006E37F6" w:rsidRDefault="006E37F6">
            <w:pPr>
              <w:jc w:val="center"/>
            </w:pPr>
            <w:r>
              <w:t xml:space="preserve">3,000 </w:t>
            </w:r>
            <w:r>
              <w:t>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2E784B" w14:textId="77777777" w:rsidR="006E37F6" w:rsidRDefault="006E37F6">
            <w:r>
              <w:rPr>
                <w:rFonts w:ascii="Segoe UI Emoji" w:hAnsi="Segoe UI Emoji" w:cs="Segoe UI Emoji"/>
              </w:rPr>
              <w:t>🔴</w:t>
            </w:r>
            <w:r>
              <w:t> </w:t>
            </w:r>
            <w:proofErr w:type="spellStart"/>
            <w:r>
              <w:rPr>
                <w:rStyle w:val="a3"/>
              </w:rPr>
              <w:t>PayPay</w:t>
            </w:r>
            <w:proofErr w:type="spellEnd"/>
            <w:r>
              <w:t xml:space="preserve"> / 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Apple Pay / </w:t>
            </w: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t>信用卡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🐧</w:t>
            </w:r>
            <w:r>
              <w:t xml:space="preserve"> </w:t>
            </w:r>
            <w:proofErr w:type="spellStart"/>
            <w:r>
              <w:t>Suica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996A9" w14:textId="77777777" w:rsidR="006E37F6" w:rsidRDefault="006E37F6">
            <w:r>
              <w:t>支援</w:t>
            </w:r>
            <w:r>
              <w:t xml:space="preserve"> </w:t>
            </w:r>
            <w:proofErr w:type="spellStart"/>
            <w:r>
              <w:t>PayPay</w:t>
            </w:r>
            <w:proofErr w:type="spellEnd"/>
            <w:r>
              <w:t xml:space="preserve"> </w:t>
            </w:r>
            <w:r>
              <w:t>與各類感應卡。</w:t>
            </w:r>
          </w:p>
        </w:tc>
      </w:tr>
    </w:tbl>
    <w:p w14:paraId="16B034BF" w14:textId="6D23F107" w:rsidR="000859D9" w:rsidRDefault="006E37F6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紅色「</w:t>
      </w:r>
      <w:proofErr w:type="spellStart"/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PayPay</w:t>
      </w:r>
      <w:proofErr w:type="spellEnd"/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」</w:t>
      </w:r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QR Code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，打開台灣街口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/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全支付掃一下就能付款</w:t>
      </w:r>
    </w:p>
    <w:p w14:paraId="16E2849F" w14:textId="0B067625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11EF2DA1" w14:textId="1FB63835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2C96FE01" w14:textId="379B4168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5A2912D7" w14:textId="74C496B2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34D62DA4" w14:textId="17A1B38A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31716922" w14:textId="66DB1970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7E6BC097" w14:textId="06C85812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4EE75DB7" w14:textId="1D0311A5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19C8AA74" w14:textId="423FF0DE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2A084E7D" w14:textId="1BB7E316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788F7604" w14:textId="32AF6C0B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0ED0ADC0" w14:textId="76A66AB9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69594273" w14:textId="205730BD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4BF578E8" w14:textId="232C499B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7510734E" w14:textId="132479CA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7960F6FF" w14:textId="17F092D2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033D3146" w14:textId="5D97F9A2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2A50A654" w14:textId="7309B343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562F0DDF" w14:textId="6633F9A7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72FD6D1B" w14:textId="7F4FA528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2D7FF594" w14:textId="20FD06F5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2600B6D4" w14:textId="0472A3FB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3D099A2B" w14:textId="346C3020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357F008F" w14:textId="64454BFB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5180DAD0" w14:textId="5757365A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47CCFDE6" w14:textId="1E354D47" w:rsidR="002913F4" w:rsidRDefault="002913F4" w:rsidP="006E37F6">
      <w:pPr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</w:p>
    <w:p w14:paraId="19189BAA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" w:hAnsi="Segoe UI" w:cs="Segoe UI"/>
          <w:color w:val="101010"/>
          <w:sz w:val="27"/>
          <w:szCs w:val="27"/>
        </w:rPr>
        <w:lastRenderedPageBreak/>
        <w:t> Day 1 (10/06)</w:t>
      </w:r>
      <w:r>
        <w:rPr>
          <w:rFonts w:ascii="Segoe UI" w:hAnsi="Segoe UI" w:cs="Segoe UI"/>
          <w:color w:val="101010"/>
          <w:sz w:val="27"/>
          <w:szCs w:val="27"/>
        </w:rPr>
        <w:t>：東京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八戶</w:t>
      </w:r>
    </w:p>
    <w:p w14:paraId="601892C9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【早餐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2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選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1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】東京站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B1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地下街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GranSta</w:t>
      </w:r>
      <w:proofErr w:type="spellEnd"/>
    </w:p>
    <w:p w14:paraId="29C4148B" w14:textId="77777777" w:rsidR="002913F4" w:rsidRDefault="002913F4" w:rsidP="002913F4">
      <w:pPr>
        <w:widowControl/>
        <w:numPr>
          <w:ilvl w:val="0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【選手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A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】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BURDIGALA TOKYO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ブルディガラ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トーキョー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</w:p>
    <w:p w14:paraId="6254E512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JR </w:t>
      </w:r>
      <w:r>
        <w:rPr>
          <w:rFonts w:ascii="Segoe UI" w:hAnsi="Segoe UI" w:cs="Segoe UI"/>
          <w:color w:val="101010"/>
          <w:sz w:val="21"/>
          <w:szCs w:val="21"/>
        </w:rPr>
        <w:t>東京站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改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札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內</w:t>
      </w:r>
      <w:r>
        <w:rPr>
          <w:rFonts w:ascii="Segoe UI" w:hAnsi="Segoe UI" w:cs="Segoe UI"/>
          <w:color w:val="101010"/>
          <w:sz w:val="21"/>
          <w:szCs w:val="21"/>
        </w:rPr>
        <w:t xml:space="preserve"> B1</w:t>
      </w:r>
      <w:r>
        <w:rPr>
          <w:rFonts w:ascii="Segoe UI" w:hAnsi="Segoe UI" w:cs="Segoe UI"/>
          <w:color w:val="101010"/>
          <w:sz w:val="21"/>
          <w:szCs w:val="21"/>
        </w:rPr>
        <w:t>（銀之鈴廣場旁）</w:t>
      </w:r>
    </w:p>
    <w:p w14:paraId="6DE4D5CD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22:00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週日</w:t>
      </w:r>
      <w:r>
        <w:rPr>
          <w:rFonts w:ascii="Segoe UI" w:hAnsi="Segoe UI" w:cs="Segoe UI"/>
          <w:color w:val="101010"/>
          <w:sz w:val="21"/>
          <w:szCs w:val="21"/>
        </w:rPr>
        <w:t>/</w:t>
      </w:r>
      <w:r>
        <w:rPr>
          <w:rFonts w:ascii="Segoe UI" w:hAnsi="Segoe UI" w:cs="Segoe UI"/>
          <w:color w:val="101010"/>
          <w:sz w:val="21"/>
          <w:szCs w:val="21"/>
        </w:rPr>
        <w:t>連假末日營業至</w:t>
      </w:r>
      <w:r>
        <w:rPr>
          <w:rFonts w:ascii="Segoe UI" w:hAnsi="Segoe UI" w:cs="Segoe UI"/>
          <w:color w:val="101010"/>
          <w:sz w:val="21"/>
          <w:szCs w:val="21"/>
        </w:rPr>
        <w:t xml:space="preserve"> 21:00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7EEB19BF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招牌菜單與中文對照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1C47B365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クロワッサン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可頌麵包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302 </w:t>
      </w:r>
      <w:r>
        <w:rPr>
          <w:rFonts w:ascii="Segoe UI" w:hAnsi="Segoe UI" w:cs="Segoe UI"/>
          <w:color w:val="101010"/>
          <w:sz w:val="21"/>
          <w:szCs w:val="21"/>
        </w:rPr>
        <w:t>円（發酵奶油香氣極濃，外酥內層層分明）</w:t>
      </w:r>
    </w:p>
    <w:p w14:paraId="05B9D8AD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モーニングセット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晨間套餐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680 </w:t>
      </w:r>
      <w:r>
        <w:rPr>
          <w:rFonts w:ascii="Segoe UI" w:hAnsi="Segoe UI" w:cs="Segoe UI"/>
          <w:color w:val="101010"/>
          <w:sz w:val="21"/>
          <w:szCs w:val="21"/>
        </w:rPr>
        <w:t>円（招牌可頌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熱咖啡</w:t>
      </w:r>
      <w:r>
        <w:rPr>
          <w:rFonts w:ascii="Segoe UI" w:hAnsi="Segoe UI" w:cs="Segoe UI"/>
          <w:color w:val="101010"/>
          <w:sz w:val="21"/>
          <w:szCs w:val="21"/>
        </w:rPr>
        <w:t>/</w:t>
      </w:r>
      <w:r>
        <w:rPr>
          <w:rFonts w:ascii="Segoe UI" w:hAnsi="Segoe UI" w:cs="Segoe UI"/>
          <w:color w:val="101010"/>
          <w:sz w:val="21"/>
          <w:szCs w:val="21"/>
        </w:rPr>
        <w:t>紅茶）</w:t>
      </w:r>
    </w:p>
    <w:p w14:paraId="45BA140D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パン・オ・ショコラ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巧克力可頌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345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0EA02133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シュー・ア・ラ・クレーム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現灌卡士達泡芙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410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30265946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Suica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4A3BB1AA" w14:textId="77777777" w:rsidR="002913F4" w:rsidRDefault="002913F4" w:rsidP="002913F4">
      <w:pPr>
        <w:widowControl/>
        <w:numPr>
          <w:ilvl w:val="0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【選手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B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】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5 CROSSTIES COFFEE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グランスタ店</w:t>
      </w:r>
    </w:p>
    <w:p w14:paraId="6F1B9B6D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JR </w:t>
      </w:r>
      <w:r>
        <w:rPr>
          <w:rFonts w:ascii="Segoe UI" w:hAnsi="Segoe UI" w:cs="Segoe UI"/>
          <w:color w:val="101010"/>
          <w:sz w:val="21"/>
          <w:szCs w:val="21"/>
        </w:rPr>
        <w:t>東京站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改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札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內</w:t>
      </w:r>
      <w:r>
        <w:rPr>
          <w:rFonts w:ascii="Segoe UI" w:hAnsi="Segoe UI" w:cs="Segoe UI"/>
          <w:color w:val="101010"/>
          <w:sz w:val="21"/>
          <w:szCs w:val="21"/>
        </w:rPr>
        <w:t>/</w:t>
      </w:r>
      <w:r>
        <w:rPr>
          <w:rFonts w:ascii="Segoe UI" w:hAnsi="Segoe UI" w:cs="Segoe UI"/>
          <w:color w:val="101010"/>
          <w:sz w:val="21"/>
          <w:szCs w:val="21"/>
        </w:rPr>
        <w:t>改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札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外</w:t>
      </w:r>
      <w:r>
        <w:rPr>
          <w:rFonts w:ascii="Segoe UI" w:hAnsi="Segoe UI" w:cs="Segoe UI"/>
          <w:color w:val="101010"/>
          <w:sz w:val="21"/>
          <w:szCs w:val="21"/>
        </w:rPr>
        <w:t xml:space="preserve"> B1</w:t>
      </w:r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GranSta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內）</w:t>
      </w:r>
    </w:p>
    <w:p w14:paraId="1126882E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22:00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週日營業至</w:t>
      </w:r>
      <w:r>
        <w:rPr>
          <w:rFonts w:ascii="Segoe UI" w:hAnsi="Segoe UI" w:cs="Segoe UI"/>
          <w:color w:val="101010"/>
          <w:sz w:val="21"/>
          <w:szCs w:val="21"/>
        </w:rPr>
        <w:t xml:space="preserve"> 21:00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0E430FA0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招牌菜單與中文對照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3DBB2878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モーニング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A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セット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厚切吐司晨間套餐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600 </w:t>
      </w:r>
      <w:r>
        <w:rPr>
          <w:rFonts w:ascii="Segoe UI" w:hAnsi="Segoe UI" w:cs="Segoe UI"/>
          <w:color w:val="101010"/>
          <w:sz w:val="21"/>
          <w:szCs w:val="21"/>
        </w:rPr>
        <w:t>円（厚烤吐司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水煮蛋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單品咖啡）</w:t>
      </w:r>
    </w:p>
    <w:p w14:paraId="500C580A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モーニング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B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セット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庫克太太起司火腿三明治套餐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780 </w:t>
      </w:r>
      <w:r>
        <w:rPr>
          <w:rFonts w:ascii="Segoe UI" w:hAnsi="Segoe UI" w:cs="Segoe UI"/>
          <w:color w:val="101010"/>
          <w:sz w:val="21"/>
          <w:szCs w:val="21"/>
        </w:rPr>
        <w:t>円（焗烤起司吐司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小沙拉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咖啡）</w:t>
      </w:r>
    </w:p>
    <w:p w14:paraId="049A4650" w14:textId="77777777" w:rsidR="002913F4" w:rsidRDefault="002913F4" w:rsidP="002913F4">
      <w:pPr>
        <w:widowControl/>
        <w:numPr>
          <w:ilvl w:val="2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ガパオ風玄米ライスボウル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打拋豬風味玄米健康碗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980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D8813E6" w14:textId="77777777" w:rsidR="002913F4" w:rsidRDefault="002913F4" w:rsidP="002913F4">
      <w:pPr>
        <w:widowControl/>
        <w:numPr>
          <w:ilvl w:val="1"/>
          <w:numId w:val="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Suica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5870382B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44B7E07A">
          <v:rect id="_x0000_i1043" style="width:479.65pt;height:.75pt" o:hrpct="0" o:hralign="center" o:hrstd="t" o:hr="t" fillcolor="#a0a0a0" stroked="f"/>
        </w:pict>
      </w:r>
    </w:p>
    <w:p w14:paraId="6427ACC0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【車上午餐】東京站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1F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駅弁屋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祭】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Ekibenya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Matsuri)</w:t>
      </w:r>
    </w:p>
    <w:p w14:paraId="611B2780" w14:textId="77777777" w:rsidR="002913F4" w:rsidRDefault="002913F4" w:rsidP="002913F4">
      <w:pPr>
        <w:widowControl/>
        <w:numPr>
          <w:ilvl w:val="0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JR </w:t>
      </w:r>
      <w:r>
        <w:rPr>
          <w:rFonts w:ascii="Segoe UI" w:hAnsi="Segoe UI" w:cs="Segoe UI"/>
          <w:color w:val="101010"/>
          <w:sz w:val="21"/>
          <w:szCs w:val="21"/>
        </w:rPr>
        <w:t>東京站</w:t>
      </w:r>
      <w:r>
        <w:rPr>
          <w:rFonts w:ascii="Segoe UI" w:hAnsi="Segoe UI" w:cs="Segoe UI"/>
          <w:color w:val="101010"/>
          <w:sz w:val="21"/>
          <w:szCs w:val="21"/>
        </w:rPr>
        <w:t xml:space="preserve"> 1F </w:t>
      </w:r>
      <w:r>
        <w:rPr>
          <w:rFonts w:ascii="Segoe UI" w:hAnsi="Segoe UI" w:cs="Segoe UI"/>
          <w:color w:val="101010"/>
          <w:sz w:val="21"/>
          <w:szCs w:val="21"/>
        </w:rPr>
        <w:t>中央通路（剪票口內，新幹線乘車口旁）</w:t>
      </w:r>
    </w:p>
    <w:p w14:paraId="69C74CF6" w14:textId="77777777" w:rsidR="002913F4" w:rsidRDefault="002913F4" w:rsidP="002913F4">
      <w:pPr>
        <w:widowControl/>
        <w:numPr>
          <w:ilvl w:val="0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05:30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22:00</w:t>
      </w:r>
      <w:r>
        <w:rPr>
          <w:rFonts w:ascii="Segoe UI" w:hAnsi="Segoe UI" w:cs="Segoe UI"/>
          <w:color w:val="101010"/>
          <w:sz w:val="21"/>
          <w:szCs w:val="21"/>
        </w:rPr>
        <w:t>（全天無休）</w:t>
      </w:r>
    </w:p>
    <w:p w14:paraId="1DE0760D" w14:textId="77777777" w:rsidR="002913F4" w:rsidRDefault="002913F4" w:rsidP="002913F4">
      <w:pPr>
        <w:widowControl/>
        <w:numPr>
          <w:ilvl w:val="0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神級鐵路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便當排行榜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471D8DCA" w14:textId="77777777" w:rsidR="002913F4" w:rsidRDefault="002913F4" w:rsidP="002913F4">
      <w:pPr>
        <w:widowControl/>
        <w:numPr>
          <w:ilvl w:val="1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牛肉ど真ん中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山形米澤牛便當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1,350 </w:t>
      </w:r>
      <w:r>
        <w:rPr>
          <w:rFonts w:ascii="Segoe UI" w:hAnsi="Segoe UI" w:cs="Segoe UI"/>
          <w:color w:val="101010"/>
          <w:sz w:val="21"/>
          <w:szCs w:val="21"/>
        </w:rPr>
        <w:t>円（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全日本鐵路便當冠軍</w:t>
      </w:r>
      <w:r>
        <w:rPr>
          <w:rFonts w:ascii="Segoe UI" w:hAnsi="Segoe UI" w:cs="Segoe UI"/>
          <w:color w:val="101010"/>
          <w:sz w:val="21"/>
          <w:szCs w:val="21"/>
        </w:rPr>
        <w:t>，秘傳甘辛醬煨煮和牛肉片與肉燥）</w:t>
      </w:r>
    </w:p>
    <w:p w14:paraId="53D559A5" w14:textId="77777777" w:rsidR="002913F4" w:rsidRDefault="002913F4" w:rsidP="002913F4">
      <w:pPr>
        <w:widowControl/>
        <w:numPr>
          <w:ilvl w:val="1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厚切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り牛たん弁当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加熱式仙台厚切牛舌便當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1,780 </w:t>
      </w:r>
      <w:r>
        <w:rPr>
          <w:rFonts w:ascii="Segoe UI" w:hAnsi="Segoe UI" w:cs="Segoe UI"/>
          <w:color w:val="101010"/>
          <w:sz w:val="21"/>
          <w:szCs w:val="21"/>
        </w:rPr>
        <w:t>円（拉繩會自動加熱冒白煙，</w:t>
      </w:r>
      <w:r>
        <w:rPr>
          <w:rFonts w:ascii="Segoe UI" w:hAnsi="Segoe UI" w:cs="Segoe UI"/>
          <w:color w:val="101010"/>
          <w:sz w:val="21"/>
          <w:szCs w:val="21"/>
        </w:rPr>
        <w:t xml:space="preserve">5 </w:t>
      </w:r>
      <w:r>
        <w:rPr>
          <w:rFonts w:ascii="Segoe UI" w:hAnsi="Segoe UI" w:cs="Segoe UI"/>
          <w:color w:val="101010"/>
          <w:sz w:val="21"/>
          <w:szCs w:val="21"/>
        </w:rPr>
        <w:t>分鐘吃熱騰騰烤牛舌）</w:t>
      </w:r>
    </w:p>
    <w:p w14:paraId="3ADCF1EC" w14:textId="77777777" w:rsidR="002913F4" w:rsidRDefault="002913F4" w:rsidP="002913F4">
      <w:pPr>
        <w:widowControl/>
        <w:numPr>
          <w:ilvl w:val="1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lastRenderedPageBreak/>
        <w:t>こぼれイクラととろサーモンハラス焼き弁当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溢出鮭魚卵與烤鮭魚肚便當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1,580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939C28D" w14:textId="77777777" w:rsidR="002913F4" w:rsidRDefault="002913F4" w:rsidP="002913F4">
      <w:pPr>
        <w:widowControl/>
        <w:numPr>
          <w:ilvl w:val="1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深川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めし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東京傳統深川蛤蜊蒸飯便當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1,050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7E97091" w14:textId="77777777" w:rsidR="002913F4" w:rsidRDefault="002913F4" w:rsidP="002913F4">
      <w:pPr>
        <w:widowControl/>
        <w:numPr>
          <w:ilvl w:val="0"/>
          <w:numId w:val="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Suica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6190403E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5D2B7798">
          <v:rect id="_x0000_i1044" style="width:479.65pt;height:.75pt" o:hrpct="0" o:hralign="center" o:hrstd="t" o:hr="t" fillcolor="#a0a0a0" stroked="f"/>
        </w:pict>
      </w:r>
    </w:p>
    <w:p w14:paraId="75FD74FE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【早晚餐】八戶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八食中心・七輪村】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Hasshoku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Center)</w:t>
      </w:r>
    </w:p>
    <w:p w14:paraId="177E38C0" w14:textId="77777777" w:rsidR="002913F4" w:rsidRDefault="002913F4" w:rsidP="002913F4">
      <w:pPr>
        <w:widowControl/>
        <w:numPr>
          <w:ilvl w:val="0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八戶市河原木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神才</w:t>
      </w:r>
      <w:r>
        <w:rPr>
          <w:rFonts w:ascii="Segoe UI" w:hAnsi="Segoe UI" w:cs="Segoe UI"/>
          <w:color w:val="101010"/>
          <w:sz w:val="21"/>
          <w:szCs w:val="21"/>
        </w:rPr>
        <w:t xml:space="preserve"> 22-2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八戶站東口</w:t>
      </w:r>
      <w:r>
        <w:rPr>
          <w:rFonts w:ascii="Segoe UI" w:hAnsi="Segoe UI" w:cs="Segoe UI"/>
          <w:color w:val="101010"/>
          <w:sz w:val="21"/>
          <w:szCs w:val="21"/>
        </w:rPr>
        <w:t xml:space="preserve"> 4 </w:t>
      </w:r>
      <w:r>
        <w:rPr>
          <w:rFonts w:ascii="Segoe UI" w:hAnsi="Segoe UI" w:cs="Segoe UI"/>
          <w:color w:val="101010"/>
          <w:sz w:val="21"/>
          <w:szCs w:val="21"/>
        </w:rPr>
        <w:t>號站牌搭</w:t>
      </w:r>
      <w:r>
        <w:rPr>
          <w:rFonts w:ascii="Segoe UI" w:hAnsi="Segoe UI" w:cs="Segoe UI"/>
          <w:color w:val="101010"/>
          <w:sz w:val="21"/>
          <w:szCs w:val="21"/>
        </w:rPr>
        <w:t xml:space="preserve"> 150 </w:t>
      </w:r>
      <w:r>
        <w:rPr>
          <w:rFonts w:ascii="Segoe UI" w:hAnsi="Segoe UI" w:cs="Segoe UI"/>
          <w:color w:val="101010"/>
          <w:sz w:val="21"/>
          <w:szCs w:val="21"/>
        </w:rPr>
        <w:t>円公車直達）</w:t>
      </w:r>
    </w:p>
    <w:p w14:paraId="6053D69E" w14:textId="77777777" w:rsidR="002913F4" w:rsidRDefault="002913F4" w:rsidP="002913F4">
      <w:pPr>
        <w:widowControl/>
        <w:numPr>
          <w:ilvl w:val="0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：市場</w:t>
      </w:r>
      <w:r>
        <w:rPr>
          <w:rFonts w:ascii="Segoe UI" w:hAnsi="Segoe UI" w:cs="Segoe UI"/>
          <w:color w:val="101010"/>
          <w:sz w:val="21"/>
          <w:szCs w:val="21"/>
        </w:rPr>
        <w:t xml:space="preserve"> 09:00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18:00</w:t>
      </w:r>
      <w:r>
        <w:rPr>
          <w:rFonts w:ascii="Segoe UI" w:hAnsi="Segoe UI" w:cs="Segoe UI"/>
          <w:color w:val="101010"/>
          <w:sz w:val="21"/>
          <w:szCs w:val="21"/>
        </w:rPr>
        <w:t>；七輪村烤爐</w:t>
      </w:r>
      <w:r>
        <w:rPr>
          <w:rFonts w:ascii="Segoe UI" w:hAnsi="Segoe UI" w:cs="Segoe UI"/>
          <w:color w:val="101010"/>
          <w:sz w:val="21"/>
          <w:szCs w:val="21"/>
        </w:rPr>
        <w:t xml:space="preserve"> 09:00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17:00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最後進場</w:t>
      </w:r>
      <w:r>
        <w:rPr>
          <w:rFonts w:ascii="Segoe UI" w:hAnsi="Segoe UI" w:cs="Segoe UI"/>
          <w:color w:val="101010"/>
          <w:sz w:val="21"/>
          <w:szCs w:val="21"/>
        </w:rPr>
        <w:t xml:space="preserve"> 16:00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0B5D666F" w14:textId="77777777" w:rsidR="002913F4" w:rsidRDefault="002913F4" w:rsidP="002913F4">
      <w:pPr>
        <w:widowControl/>
        <w:numPr>
          <w:ilvl w:val="0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七輪村使用方式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192F6D8B" w14:textId="77777777" w:rsidR="002913F4" w:rsidRDefault="002913F4" w:rsidP="002913F4">
      <w:pPr>
        <w:widowControl/>
        <w:numPr>
          <w:ilvl w:val="1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入場費</w:t>
      </w:r>
      <w:r>
        <w:rPr>
          <w:rFonts w:ascii="Segoe UI" w:hAnsi="Segoe UI" w:cs="Segoe UI"/>
          <w:color w:val="101010"/>
          <w:sz w:val="21"/>
          <w:szCs w:val="21"/>
        </w:rPr>
        <w:t>：每人</w:t>
      </w:r>
      <w:r>
        <w:rPr>
          <w:rFonts w:ascii="Segoe UI" w:hAnsi="Segoe UI" w:cs="Segoe UI"/>
          <w:color w:val="101010"/>
          <w:sz w:val="21"/>
          <w:szCs w:val="21"/>
        </w:rPr>
        <w:t xml:space="preserve"> 400 </w:t>
      </w:r>
      <w:r>
        <w:rPr>
          <w:rFonts w:ascii="Segoe UI" w:hAnsi="Segoe UI" w:cs="Segoe UI"/>
          <w:color w:val="101010"/>
          <w:sz w:val="21"/>
          <w:szCs w:val="21"/>
        </w:rPr>
        <w:t>円（限時</w:t>
      </w:r>
      <w:r>
        <w:rPr>
          <w:rFonts w:ascii="Segoe UI" w:hAnsi="Segoe UI" w:cs="Segoe UI"/>
          <w:color w:val="101010"/>
          <w:sz w:val="21"/>
          <w:szCs w:val="21"/>
        </w:rPr>
        <w:t xml:space="preserve"> 2 </w:t>
      </w:r>
      <w:r>
        <w:rPr>
          <w:rFonts w:ascii="Segoe UI" w:hAnsi="Segoe UI" w:cs="Segoe UI"/>
          <w:color w:val="101010"/>
          <w:sz w:val="21"/>
          <w:szCs w:val="21"/>
        </w:rPr>
        <w:t>小時，提供炭火爐、烤網、夾子、紙盤、筷子與醬油）</w:t>
      </w:r>
    </w:p>
    <w:p w14:paraId="4B8A3055" w14:textId="77777777" w:rsidR="002913F4" w:rsidRDefault="002913F4" w:rsidP="002913F4">
      <w:pPr>
        <w:widowControl/>
        <w:numPr>
          <w:ilvl w:val="1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點餐方式</w:t>
      </w:r>
      <w:r>
        <w:rPr>
          <w:rFonts w:ascii="Segoe UI" w:hAnsi="Segoe UI" w:cs="Segoe UI"/>
          <w:color w:val="101010"/>
          <w:sz w:val="21"/>
          <w:szCs w:val="21"/>
        </w:rPr>
        <w:t>：在市場魚攤挑選貼有「七輪焼き用」的生鮮直接拿到爐上烤：</w:t>
      </w:r>
    </w:p>
    <w:p w14:paraId="0F6D079F" w14:textId="77777777" w:rsidR="002913F4" w:rsidRDefault="002913F4" w:rsidP="002913F4">
      <w:pPr>
        <w:widowControl/>
        <w:numPr>
          <w:ilvl w:val="2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活ホタテ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現撈青森特大活扇貝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350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500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  <w:r>
        <w:rPr>
          <w:rFonts w:ascii="Segoe UI" w:hAnsi="Segoe UI" w:cs="Segoe UI"/>
          <w:color w:val="101010"/>
          <w:sz w:val="21"/>
          <w:szCs w:val="21"/>
        </w:rPr>
        <w:t xml:space="preserve"> / </w:t>
      </w:r>
      <w:r>
        <w:rPr>
          <w:rFonts w:ascii="Segoe UI" w:hAnsi="Segoe UI" w:cs="Segoe UI"/>
          <w:color w:val="101010"/>
          <w:sz w:val="21"/>
          <w:szCs w:val="21"/>
        </w:rPr>
        <w:t>顆</w:t>
      </w:r>
    </w:p>
    <w:p w14:paraId="64CA10F6" w14:textId="77777777" w:rsidR="002913F4" w:rsidRDefault="002913F4" w:rsidP="002913F4">
      <w:pPr>
        <w:widowControl/>
        <w:numPr>
          <w:ilvl w:val="2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焼き牡蠣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帶殼生蠔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300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400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  <w:r>
        <w:rPr>
          <w:rFonts w:ascii="Segoe UI" w:hAnsi="Segoe UI" w:cs="Segoe UI"/>
          <w:color w:val="101010"/>
          <w:sz w:val="21"/>
          <w:szCs w:val="21"/>
        </w:rPr>
        <w:t xml:space="preserve"> / </w:t>
      </w:r>
      <w:r>
        <w:rPr>
          <w:rFonts w:ascii="Segoe UI" w:hAnsi="Segoe UI" w:cs="Segoe UI"/>
          <w:color w:val="101010"/>
          <w:sz w:val="21"/>
          <w:szCs w:val="21"/>
        </w:rPr>
        <w:t>顆</w:t>
      </w:r>
    </w:p>
    <w:p w14:paraId="36F9A208" w14:textId="77777777" w:rsidR="002913F4" w:rsidRDefault="002913F4" w:rsidP="002913F4">
      <w:pPr>
        <w:widowControl/>
        <w:numPr>
          <w:ilvl w:val="2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ボタンエビ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/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赤エビ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牡丹蝦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/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特大紅蝦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300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500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  <w:r>
        <w:rPr>
          <w:rFonts w:ascii="Segoe UI" w:hAnsi="Segoe UI" w:cs="Segoe UI"/>
          <w:color w:val="101010"/>
          <w:sz w:val="21"/>
          <w:szCs w:val="21"/>
        </w:rPr>
        <w:t xml:space="preserve"> / </w:t>
      </w:r>
      <w:r>
        <w:rPr>
          <w:rFonts w:ascii="Segoe UI" w:hAnsi="Segoe UI" w:cs="Segoe UI"/>
          <w:color w:val="101010"/>
          <w:sz w:val="21"/>
          <w:szCs w:val="21"/>
        </w:rPr>
        <w:t>隻</w:t>
      </w:r>
    </w:p>
    <w:p w14:paraId="21C9DFA1" w14:textId="77777777" w:rsidR="002913F4" w:rsidRDefault="002913F4" w:rsidP="002913F4">
      <w:pPr>
        <w:widowControl/>
        <w:numPr>
          <w:ilvl w:val="2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イカの一夜干し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八戶現烤烏賊一夜干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500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894EB58" w14:textId="77777777" w:rsidR="002913F4" w:rsidRDefault="002913F4" w:rsidP="002913F4">
      <w:pPr>
        <w:widowControl/>
        <w:numPr>
          <w:ilvl w:val="2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倉石牛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カルビ串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青森在地黑毛和牛牛五花串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800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1,200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64157039" w14:textId="77777777" w:rsidR="002913F4" w:rsidRDefault="002913F4" w:rsidP="002913F4">
      <w:pPr>
        <w:widowControl/>
        <w:numPr>
          <w:ilvl w:val="0"/>
          <w:numId w:val="1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：七輪村入場可刷卡；市場魚攤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多數僅收現金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257F3212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6797E2CD">
          <v:rect id="_x0000_i1045" style="width:479.65pt;height:.75pt" o:hrpct="0" o:hralign="center" o:hrstd="t" o:hr="t" fillcolor="#a0a0a0" stroked="f"/>
        </w:pict>
      </w:r>
    </w:p>
    <w:p w14:paraId="1BB09D94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【宵夜】八戶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みろく横丁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Miroku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屋台村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</w:t>
      </w:r>
    </w:p>
    <w:p w14:paraId="619A03B7" w14:textId="77777777" w:rsidR="002913F4" w:rsidRDefault="002913F4" w:rsidP="002913F4">
      <w:pPr>
        <w:widowControl/>
        <w:numPr>
          <w:ilvl w:val="0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：八戶市六日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町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（八戶市中心美食街）</w:t>
      </w:r>
    </w:p>
    <w:p w14:paraId="6C8D7239" w14:textId="77777777" w:rsidR="002913F4" w:rsidRDefault="002913F4" w:rsidP="002913F4">
      <w:pPr>
        <w:widowControl/>
        <w:numPr>
          <w:ilvl w:val="0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24:00</w:t>
      </w:r>
      <w:r>
        <w:rPr>
          <w:rFonts w:ascii="Segoe UI" w:hAnsi="Segoe UI" w:cs="Segoe UI"/>
          <w:color w:val="101010"/>
          <w:sz w:val="21"/>
          <w:szCs w:val="21"/>
        </w:rPr>
        <w:t>（各小攤位自訂）</w:t>
      </w:r>
    </w:p>
    <w:p w14:paraId="0963E062" w14:textId="77777777" w:rsidR="002913F4" w:rsidRDefault="002913F4" w:rsidP="002913F4">
      <w:pPr>
        <w:widowControl/>
        <w:numPr>
          <w:ilvl w:val="0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必吃八戶鄉土料理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57A3C3D3" w14:textId="77777777" w:rsidR="002913F4" w:rsidRDefault="002913F4" w:rsidP="002913F4">
      <w:pPr>
        <w:widowControl/>
        <w:numPr>
          <w:ilvl w:val="1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八戸せんべい汁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八戶煎餅汁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600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800 </w:t>
      </w:r>
      <w:r>
        <w:rPr>
          <w:rFonts w:ascii="Segoe UI" w:hAnsi="Segoe UI" w:cs="Segoe UI"/>
          <w:color w:val="101010"/>
          <w:sz w:val="21"/>
          <w:szCs w:val="21"/>
        </w:rPr>
        <w:t>円（高湯煮雞肉蔬菜，加入久煮不爛的特製脆煎餅）</w:t>
      </w:r>
    </w:p>
    <w:p w14:paraId="409C66A5" w14:textId="77777777" w:rsidR="002913F4" w:rsidRDefault="002913F4" w:rsidP="002913F4">
      <w:pPr>
        <w:widowControl/>
        <w:numPr>
          <w:ilvl w:val="1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イカ刺し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八戶近海現切生透抽刺身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700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900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B1A9E7C" w14:textId="77777777" w:rsidR="002913F4" w:rsidRDefault="002913F4" w:rsidP="002913F4">
      <w:pPr>
        <w:widowControl/>
        <w:numPr>
          <w:ilvl w:val="1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馬刺し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青森產櫻花特級生馬肉刺身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1,000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73ECD04" w14:textId="77777777" w:rsidR="002913F4" w:rsidRDefault="002913F4" w:rsidP="002913F4">
      <w:pPr>
        <w:widowControl/>
        <w:numPr>
          <w:ilvl w:val="1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地酒（田酒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、陸奧八仙）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  <w:r>
        <w:rPr>
          <w:rFonts w:ascii="Segoe UI" w:hAnsi="Segoe UI" w:cs="Segoe UI"/>
          <w:color w:val="101010"/>
          <w:sz w:val="21"/>
          <w:szCs w:val="21"/>
        </w:rPr>
        <w:t xml:space="preserve"> / </w:t>
      </w:r>
      <w:r>
        <w:rPr>
          <w:rFonts w:ascii="Segoe UI" w:hAnsi="Segoe UI" w:cs="Segoe UI"/>
          <w:color w:val="101010"/>
          <w:sz w:val="21"/>
          <w:szCs w:val="21"/>
        </w:rPr>
        <w:t>杯</w:t>
      </w:r>
    </w:p>
    <w:p w14:paraId="1F4C07B8" w14:textId="77777777" w:rsidR="002913F4" w:rsidRDefault="002913F4" w:rsidP="002913F4">
      <w:pPr>
        <w:widowControl/>
        <w:numPr>
          <w:ilvl w:val="0"/>
          <w:numId w:val="1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：昭和風狹小路邊攤，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100%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請備妥日幣現金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42D0DB96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48E4B17B">
          <v:rect id="_x0000_i1046" style="width:479.65pt;height:.75pt" o:hrpct="0" o:hralign="center" o:hrstd="t" o:hr="t" fillcolor="#a0a0a0" stroked="f"/>
        </w:pict>
      </w:r>
    </w:p>
    <w:p w14:paraId="6184D6BE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lastRenderedPageBreak/>
        <w:t>🎨</w:t>
      </w:r>
      <w:r>
        <w:rPr>
          <w:rFonts w:ascii="Segoe UI" w:hAnsi="Segoe UI" w:cs="Segoe UI"/>
          <w:color w:val="101010"/>
          <w:sz w:val="27"/>
          <w:szCs w:val="27"/>
        </w:rPr>
        <w:t xml:space="preserve"> Day 2 (10/07)</w:t>
      </w:r>
      <w:r>
        <w:rPr>
          <w:rFonts w:ascii="Segoe UI" w:hAnsi="Segoe UI" w:cs="Segoe UI"/>
          <w:color w:val="101010"/>
          <w:sz w:val="27"/>
          <w:szCs w:val="27"/>
        </w:rPr>
        <w:t>：小</w:t>
      </w:r>
      <w:proofErr w:type="gramStart"/>
      <w:r>
        <w:rPr>
          <w:rFonts w:ascii="Segoe UI" w:hAnsi="Segoe UI" w:cs="Segoe UI"/>
          <w:color w:val="101010"/>
          <w:sz w:val="27"/>
          <w:szCs w:val="27"/>
        </w:rPr>
        <w:t>川原湖</w:t>
      </w:r>
      <w:proofErr w:type="gramEnd"/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三澤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十和田</w:t>
      </w:r>
    </w:p>
    <w:p w14:paraId="402F1B47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【午餐】三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澤站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1F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とうてつ駅そば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三澤站前店】</w:t>
      </w:r>
    </w:p>
    <w:p w14:paraId="6A364DFA" w14:textId="77777777" w:rsidR="002913F4" w:rsidRDefault="002913F4" w:rsidP="002913F4">
      <w:pPr>
        <w:widowControl/>
        <w:numPr>
          <w:ilvl w:val="0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：青森鐵道「三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澤站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」西口</w:t>
      </w:r>
      <w:r>
        <w:rPr>
          <w:rFonts w:ascii="Segoe UI" w:hAnsi="Segoe UI" w:cs="Segoe UI"/>
          <w:color w:val="101010"/>
          <w:sz w:val="21"/>
          <w:szCs w:val="21"/>
        </w:rPr>
        <w:t xml:space="preserve"> 1 </w:t>
      </w:r>
      <w:r>
        <w:rPr>
          <w:rFonts w:ascii="Segoe UI" w:hAnsi="Segoe UI" w:cs="Segoe UI"/>
          <w:color w:val="101010"/>
          <w:sz w:val="21"/>
          <w:szCs w:val="21"/>
        </w:rPr>
        <w:t>樓</w:t>
      </w:r>
    </w:p>
    <w:p w14:paraId="405A7232" w14:textId="77777777" w:rsidR="002913F4" w:rsidRDefault="002913F4" w:rsidP="002913F4">
      <w:pPr>
        <w:widowControl/>
        <w:numPr>
          <w:ilvl w:val="0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19:00</w:t>
      </w:r>
    </w:p>
    <w:p w14:paraId="68DBC419" w14:textId="77777777" w:rsidR="002913F4" w:rsidRDefault="002913F4" w:rsidP="002913F4">
      <w:pPr>
        <w:widowControl/>
        <w:numPr>
          <w:ilvl w:val="0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招牌菜單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51FEEE6A" w14:textId="77777777" w:rsidR="002913F4" w:rsidRDefault="002913F4" w:rsidP="002913F4">
      <w:pPr>
        <w:widowControl/>
        <w:numPr>
          <w:ilvl w:val="1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スペシャルそば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招牌特製蕎麥麵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580 </w:t>
      </w:r>
      <w:r>
        <w:rPr>
          <w:rFonts w:ascii="Segoe UI" w:hAnsi="Segoe UI" w:cs="Segoe UI"/>
          <w:color w:val="101010"/>
          <w:sz w:val="21"/>
          <w:szCs w:val="21"/>
        </w:rPr>
        <w:t>円（配料滿載：炸天婦羅、油豆腐皮、生雞蛋、海帶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3C0D3199" w14:textId="77777777" w:rsidR="002913F4" w:rsidRDefault="002913F4" w:rsidP="002913F4">
      <w:pPr>
        <w:widowControl/>
        <w:numPr>
          <w:ilvl w:val="1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天ぷらそば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野菜天婦羅蕎麥麵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450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6134934C" w14:textId="77777777" w:rsidR="002913F4" w:rsidRDefault="002913F4" w:rsidP="002913F4">
      <w:pPr>
        <w:widowControl/>
        <w:numPr>
          <w:ilvl w:val="1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山菜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そば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青森高山野生山菜蕎麥麵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460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3903A6D9" w14:textId="77777777" w:rsidR="002913F4" w:rsidRDefault="002913F4" w:rsidP="002913F4">
      <w:pPr>
        <w:widowControl/>
        <w:numPr>
          <w:ilvl w:val="0"/>
          <w:numId w:val="1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：門口食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券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販賣機，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僅收日幣硬幣與千円紙鈔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5C249D4F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0879A1D1">
          <v:rect id="_x0000_i1047" style="width:479.65pt;height:.75pt" o:hrpct="0" o:hralign="center" o:hrstd="t" o:hr="t" fillcolor="#a0a0a0" stroked="f"/>
        </w:pict>
      </w:r>
    </w:p>
    <w:p w14:paraId="03B3CEAC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6.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【下午茶】十和田市現代美術館【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cube cafe &amp; shop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</w:t>
      </w:r>
    </w:p>
    <w:p w14:paraId="240C5056" w14:textId="77777777" w:rsidR="002913F4" w:rsidRDefault="002913F4" w:rsidP="002913F4">
      <w:pPr>
        <w:widowControl/>
        <w:numPr>
          <w:ilvl w:val="0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：十和田市現代美術館</w:t>
      </w:r>
      <w:r>
        <w:rPr>
          <w:rFonts w:ascii="Segoe UI" w:hAnsi="Segoe UI" w:cs="Segoe UI"/>
          <w:color w:val="101010"/>
          <w:sz w:val="21"/>
          <w:szCs w:val="21"/>
        </w:rPr>
        <w:t xml:space="preserve"> 1 </w:t>
      </w:r>
      <w:r>
        <w:rPr>
          <w:rFonts w:ascii="Segoe UI" w:hAnsi="Segoe UI" w:cs="Segoe UI"/>
          <w:color w:val="101010"/>
          <w:sz w:val="21"/>
          <w:szCs w:val="21"/>
        </w:rPr>
        <w:t>樓玻璃屋</w:t>
      </w:r>
    </w:p>
    <w:p w14:paraId="0772C165" w14:textId="77777777" w:rsidR="002913F4" w:rsidRDefault="002913F4" w:rsidP="002913F4">
      <w:pPr>
        <w:widowControl/>
        <w:numPr>
          <w:ilvl w:val="0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09:00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17:00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最後點餐</w:t>
      </w:r>
      <w:r>
        <w:rPr>
          <w:rFonts w:ascii="Segoe UI" w:hAnsi="Segoe UI" w:cs="Segoe UI"/>
          <w:color w:val="101010"/>
          <w:sz w:val="21"/>
          <w:szCs w:val="21"/>
        </w:rPr>
        <w:t xml:space="preserve"> 16:30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58720479" w14:textId="77777777" w:rsidR="002913F4" w:rsidRDefault="002913F4" w:rsidP="002913F4">
      <w:pPr>
        <w:widowControl/>
        <w:numPr>
          <w:ilvl w:val="0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招牌菜單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29228C6C" w14:textId="77777777" w:rsidR="002913F4" w:rsidRDefault="002913F4" w:rsidP="002913F4">
      <w:pPr>
        <w:widowControl/>
        <w:numPr>
          <w:ilvl w:val="1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青森県産りんごのカレー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青森在地蘋果咖哩飯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1,000 </w:t>
      </w:r>
      <w:r>
        <w:rPr>
          <w:rFonts w:ascii="Segoe UI" w:hAnsi="Segoe UI" w:cs="Segoe UI"/>
          <w:color w:val="101010"/>
          <w:sz w:val="21"/>
          <w:szCs w:val="21"/>
        </w:rPr>
        <w:t>円（微辣咖哩中透出蘋果天然果香）</w:t>
      </w:r>
    </w:p>
    <w:p w14:paraId="2D71C561" w14:textId="77777777" w:rsidR="002913F4" w:rsidRDefault="002913F4" w:rsidP="002913F4">
      <w:pPr>
        <w:widowControl/>
        <w:numPr>
          <w:ilvl w:val="1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十和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田短角牛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のパスタ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十和田短角牛番茄肉醬義大利麵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1,100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00ADF249" w14:textId="77777777" w:rsidR="002913F4" w:rsidRDefault="002913F4" w:rsidP="002913F4">
      <w:pPr>
        <w:widowControl/>
        <w:numPr>
          <w:ilvl w:val="1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アップルパイプレート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現烤蘋果派佐香草冰淇淋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C34780B" w14:textId="77777777" w:rsidR="002913F4" w:rsidRDefault="002913F4" w:rsidP="002913F4">
      <w:pPr>
        <w:widowControl/>
        <w:numPr>
          <w:ilvl w:val="1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完熟りんごジュース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(100%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完熟青森蘋果汁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73EE0733" w14:textId="77777777" w:rsidR="002913F4" w:rsidRDefault="002913F4" w:rsidP="002913F4">
      <w:pPr>
        <w:widowControl/>
        <w:numPr>
          <w:ilvl w:val="0"/>
          <w:numId w:val="1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Suica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0D9726A1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3D417224">
          <v:rect id="_x0000_i1048" style="width:479.65pt;height:.75pt" o:hrpct="0" o:hralign="center" o:hrstd="t" o:hr="t" fillcolor="#a0a0a0" stroked="f"/>
        </w:pict>
      </w:r>
    </w:p>
    <w:p w14:paraId="7AB1AA5A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t>🍁</w:t>
      </w:r>
      <w:r>
        <w:rPr>
          <w:rFonts w:ascii="Segoe UI" w:hAnsi="Segoe UI" w:cs="Segoe UI"/>
          <w:color w:val="101010"/>
          <w:sz w:val="27"/>
          <w:szCs w:val="27"/>
        </w:rPr>
        <w:t xml:space="preserve"> Day 3 (10/08)</w:t>
      </w:r>
      <w:r>
        <w:rPr>
          <w:rFonts w:ascii="Segoe UI" w:hAnsi="Segoe UI" w:cs="Segoe UI"/>
          <w:color w:val="101010"/>
          <w:sz w:val="27"/>
          <w:szCs w:val="27"/>
        </w:rPr>
        <w:t>：奧入</w:t>
      </w:r>
      <w:proofErr w:type="gramStart"/>
      <w:r>
        <w:rPr>
          <w:rFonts w:ascii="Segoe UI" w:hAnsi="Segoe UI" w:cs="Segoe UI"/>
          <w:color w:val="101010"/>
          <w:sz w:val="27"/>
          <w:szCs w:val="27"/>
        </w:rPr>
        <w:t>瀨</w:t>
      </w:r>
      <w:proofErr w:type="gramEnd"/>
      <w:r>
        <w:rPr>
          <w:rFonts w:ascii="Segoe UI" w:hAnsi="Segoe UI" w:cs="Segoe UI"/>
          <w:color w:val="101010"/>
          <w:sz w:val="27"/>
          <w:szCs w:val="27"/>
        </w:rPr>
        <w:t>溪流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十和田湖</w:t>
      </w:r>
    </w:p>
    <w:p w14:paraId="0CE143EC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7.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【健行野餐】奧入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瀨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溪流精華段</w:t>
      </w:r>
    </w:p>
    <w:p w14:paraId="38F766B6" w14:textId="77777777" w:rsidR="002913F4" w:rsidRDefault="002913F4" w:rsidP="002913F4">
      <w:pPr>
        <w:widowControl/>
        <w:numPr>
          <w:ilvl w:val="0"/>
          <w:numId w:val="1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說明</w:t>
      </w:r>
      <w:r>
        <w:rPr>
          <w:rFonts w:ascii="Segoe UI" w:hAnsi="Segoe UI" w:cs="Segoe UI"/>
          <w:color w:val="101010"/>
          <w:sz w:val="21"/>
          <w:szCs w:val="21"/>
        </w:rPr>
        <w:t>：奧入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瀨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溪步道（石戶～子之口）沿途無餐廳，於</w:t>
      </w:r>
      <w:r>
        <w:rPr>
          <w:rFonts w:ascii="Segoe UI" w:hAnsi="Segoe UI" w:cs="Segoe UI"/>
          <w:color w:val="101010"/>
          <w:sz w:val="21"/>
          <w:szCs w:val="21"/>
        </w:rPr>
        <w:t xml:space="preserve"> Day 2 </w:t>
      </w:r>
      <w:r>
        <w:rPr>
          <w:rFonts w:ascii="Segoe UI" w:hAnsi="Segoe UI" w:cs="Segoe UI"/>
          <w:color w:val="101010"/>
          <w:sz w:val="21"/>
          <w:szCs w:val="21"/>
        </w:rPr>
        <w:t>晚上在八戶站前超商（</w:t>
      </w:r>
      <w:r>
        <w:rPr>
          <w:rFonts w:ascii="Segoe UI" w:hAnsi="Segoe UI" w:cs="Segoe UI"/>
          <w:color w:val="101010"/>
          <w:sz w:val="21"/>
          <w:szCs w:val="21"/>
        </w:rPr>
        <w:t xml:space="preserve">Lawson /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NewDays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）買妥野餐：</w:t>
      </w:r>
    </w:p>
    <w:p w14:paraId="062C33E1" w14:textId="77777777" w:rsidR="002913F4" w:rsidRDefault="002913F4" w:rsidP="002913F4">
      <w:pPr>
        <w:widowControl/>
        <w:numPr>
          <w:ilvl w:val="1"/>
          <w:numId w:val="1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具材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たっぷりおにぎり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滿餡日式飯糰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-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鮭魚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/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明太子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/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炙燒牛肉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160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250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68CEF775" w14:textId="77777777" w:rsidR="002913F4" w:rsidRDefault="002913F4" w:rsidP="002913F4">
      <w:pPr>
        <w:widowControl/>
        <w:numPr>
          <w:ilvl w:val="1"/>
          <w:numId w:val="1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カツサンド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日式炸豬排三明治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66F83099" w14:textId="77777777" w:rsidR="002913F4" w:rsidRDefault="002913F4" w:rsidP="002913F4">
      <w:pPr>
        <w:widowControl/>
        <w:numPr>
          <w:ilvl w:val="1"/>
          <w:numId w:val="1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温かいお茶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熱綠茶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/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焙茶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160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A6D4967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lastRenderedPageBreak/>
        <w:pict w14:anchorId="12C4B728">
          <v:rect id="_x0000_i1049" style="width:479.65pt;height:.75pt" o:hrpct="0" o:hralign="center" o:hrstd="t" o:hr="t" fillcolor="#a0a0a0" stroked="f"/>
        </w:pict>
      </w:r>
    </w:p>
    <w:p w14:paraId="2DA5DCDF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t>🚠</w:t>
      </w:r>
      <w:r>
        <w:rPr>
          <w:rFonts w:ascii="Segoe UI" w:hAnsi="Segoe UI" w:cs="Segoe UI"/>
          <w:color w:val="101010"/>
          <w:sz w:val="27"/>
          <w:szCs w:val="27"/>
        </w:rPr>
        <w:t xml:space="preserve"> Day 4 (10/09)</w:t>
      </w:r>
      <w:r>
        <w:rPr>
          <w:rFonts w:ascii="Segoe UI" w:hAnsi="Segoe UI" w:cs="Segoe UI"/>
          <w:color w:val="101010"/>
          <w:sz w:val="27"/>
          <w:szCs w:val="27"/>
        </w:rPr>
        <w:t>：八甲田山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青森</w:t>
      </w:r>
    </w:p>
    <w:p w14:paraId="4F17126E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8.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【午餐】八甲田纜車山麓休息站餐廳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(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山麓レストハウス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432AE160" w14:textId="77777777" w:rsidR="002913F4" w:rsidRDefault="002913F4" w:rsidP="002913F4">
      <w:pPr>
        <w:widowControl/>
        <w:numPr>
          <w:ilvl w:val="0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：八甲田纜車山麓站旁大樓</w:t>
      </w:r>
      <w:r>
        <w:rPr>
          <w:rFonts w:ascii="Segoe UI" w:hAnsi="Segoe UI" w:cs="Segoe UI"/>
          <w:color w:val="101010"/>
          <w:sz w:val="21"/>
          <w:szCs w:val="21"/>
        </w:rPr>
        <w:t xml:space="preserve"> 1F</w:t>
      </w:r>
    </w:p>
    <w:p w14:paraId="5F14EA6D" w14:textId="77777777" w:rsidR="002913F4" w:rsidRDefault="002913F4" w:rsidP="002913F4">
      <w:pPr>
        <w:widowControl/>
        <w:numPr>
          <w:ilvl w:val="0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09:00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16:00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熱食供應</w:t>
      </w:r>
      <w:r>
        <w:rPr>
          <w:rFonts w:ascii="Segoe UI" w:hAnsi="Segoe UI" w:cs="Segoe UI"/>
          <w:color w:val="101010"/>
          <w:sz w:val="21"/>
          <w:szCs w:val="21"/>
        </w:rPr>
        <w:t xml:space="preserve"> 10:30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15:00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40724D89" w14:textId="77777777" w:rsidR="002913F4" w:rsidRDefault="002913F4" w:rsidP="002913F4">
      <w:pPr>
        <w:widowControl/>
        <w:numPr>
          <w:ilvl w:val="0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招牌菜單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7C1556DC" w14:textId="77777777" w:rsidR="002913F4" w:rsidRDefault="002913F4" w:rsidP="002913F4">
      <w:pPr>
        <w:widowControl/>
        <w:numPr>
          <w:ilvl w:val="1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八甲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田山菜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そば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八甲田高山山菜熱蕎麥麵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750 </w:t>
      </w:r>
      <w:r>
        <w:rPr>
          <w:rFonts w:ascii="Segoe UI" w:hAnsi="Segoe UI" w:cs="Segoe UI"/>
          <w:color w:val="101010"/>
          <w:sz w:val="21"/>
          <w:szCs w:val="21"/>
        </w:rPr>
        <w:t>円（山頂受凍下山後的暖胃首選）</w:t>
      </w:r>
    </w:p>
    <w:p w14:paraId="59B22ACF" w14:textId="77777777" w:rsidR="002913F4" w:rsidRDefault="002913F4" w:rsidP="002913F4">
      <w:pPr>
        <w:widowControl/>
        <w:numPr>
          <w:ilvl w:val="1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特製ビーフカレー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熱騰騰特製牛肉咖哩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900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3212ED4" w14:textId="77777777" w:rsidR="002913F4" w:rsidRDefault="002913F4" w:rsidP="002913F4">
      <w:pPr>
        <w:widowControl/>
        <w:numPr>
          <w:ilvl w:val="1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温かい甘酒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青森暖胃甜酒釀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B0E3682" w14:textId="77777777" w:rsidR="002913F4" w:rsidRDefault="002913F4" w:rsidP="002913F4">
      <w:pPr>
        <w:widowControl/>
        <w:numPr>
          <w:ilvl w:val="0"/>
          <w:numId w:val="1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：門口食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券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機，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僅收日幣現金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7B4DFB9B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1FB33879">
          <v:rect id="_x0000_i1050" style="width:479.65pt;height:.75pt" o:hrpct="0" o:hralign="center" o:hrstd="t" o:hr="t" fillcolor="#a0a0a0" stroked="f"/>
        </w:pict>
      </w:r>
    </w:p>
    <w:p w14:paraId="79BA561A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9.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【晚餐】青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森帆立貝名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店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お食事処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おさない】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Osanai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7C8619C1" w14:textId="77777777" w:rsidR="002913F4" w:rsidRDefault="002913F4" w:rsidP="002913F4">
      <w:pPr>
        <w:widowControl/>
        <w:numPr>
          <w:ilvl w:val="0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：青森市新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町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1-1-17</w:t>
      </w:r>
      <w:r>
        <w:rPr>
          <w:rFonts w:ascii="Segoe UI" w:hAnsi="Segoe UI" w:cs="Segoe UI"/>
          <w:color w:val="101010"/>
          <w:sz w:val="21"/>
          <w:szCs w:val="21"/>
        </w:rPr>
        <w:t>（青森站東口直行</w:t>
      </w:r>
      <w:r>
        <w:rPr>
          <w:rFonts w:ascii="Segoe UI" w:hAnsi="Segoe UI" w:cs="Segoe UI"/>
          <w:color w:val="101010"/>
          <w:sz w:val="21"/>
          <w:szCs w:val="21"/>
        </w:rPr>
        <w:t xml:space="preserve"> 2 </w:t>
      </w:r>
      <w:r>
        <w:rPr>
          <w:rFonts w:ascii="Segoe UI" w:hAnsi="Segoe UI" w:cs="Segoe UI"/>
          <w:color w:val="101010"/>
          <w:sz w:val="21"/>
          <w:szCs w:val="21"/>
        </w:rPr>
        <w:t>分鐘）</w:t>
      </w:r>
    </w:p>
    <w:p w14:paraId="3F96FA1F" w14:textId="77777777" w:rsidR="002913F4" w:rsidRDefault="002913F4" w:rsidP="002913F4">
      <w:pPr>
        <w:widowControl/>
        <w:numPr>
          <w:ilvl w:val="0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16:00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20:00</w:t>
      </w:r>
      <w:r>
        <w:rPr>
          <w:rFonts w:ascii="Segoe UI" w:hAnsi="Segoe UI" w:cs="Segoe UI"/>
          <w:color w:val="101010"/>
          <w:sz w:val="21"/>
          <w:szCs w:val="21"/>
        </w:rPr>
        <w:t>（排隊名店，常提前售罄）</w:t>
      </w:r>
    </w:p>
    <w:p w14:paraId="1E065E97" w14:textId="77777777" w:rsidR="002913F4" w:rsidRDefault="002913F4" w:rsidP="002913F4">
      <w:pPr>
        <w:widowControl/>
        <w:numPr>
          <w:ilvl w:val="0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鎮店四大名物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75678CD6" w14:textId="77777777" w:rsidR="002913F4" w:rsidRDefault="002913F4" w:rsidP="002913F4">
      <w:pPr>
        <w:widowControl/>
        <w:numPr>
          <w:ilvl w:val="1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ほたてみそ貝焼き定食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味噌干貝燒定食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1,100 </w:t>
      </w:r>
      <w:r>
        <w:rPr>
          <w:rFonts w:ascii="Segoe UI" w:hAnsi="Segoe UI" w:cs="Segoe UI"/>
          <w:color w:val="101010"/>
          <w:sz w:val="21"/>
          <w:szCs w:val="21"/>
        </w:rPr>
        <w:t>円（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青森代表鄉土名物</w:t>
      </w:r>
      <w:r>
        <w:rPr>
          <w:rFonts w:ascii="Segoe UI" w:hAnsi="Segoe UI" w:cs="Segoe UI"/>
          <w:color w:val="101010"/>
          <w:sz w:val="21"/>
          <w:szCs w:val="21"/>
        </w:rPr>
        <w:t>！用特大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扇貝殼當鍋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，味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噌高湯煨煮大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顆干貝肉與蛋花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2092E09C" w14:textId="77777777" w:rsidR="002913F4" w:rsidRDefault="002913F4" w:rsidP="002913F4">
      <w:pPr>
        <w:widowControl/>
        <w:numPr>
          <w:ilvl w:val="1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ほたてフライ定食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黃金酥炸鮮干貝定食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1,300 </w:t>
      </w:r>
      <w:r>
        <w:rPr>
          <w:rFonts w:ascii="Segoe UI" w:hAnsi="Segoe UI" w:cs="Segoe UI"/>
          <w:color w:val="101010"/>
          <w:sz w:val="21"/>
          <w:szCs w:val="21"/>
        </w:rPr>
        <w:t>円（外衣酥脆，干貝肉厚多汁）</w:t>
      </w:r>
    </w:p>
    <w:p w14:paraId="3DBF85AE" w14:textId="77777777" w:rsidR="002913F4" w:rsidRDefault="002913F4" w:rsidP="002913F4">
      <w:pPr>
        <w:widowControl/>
        <w:numPr>
          <w:ilvl w:val="1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ほたて刺身定食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陸奧灣特級活干貝生魚片定食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1,400 </w:t>
      </w:r>
      <w:r>
        <w:rPr>
          <w:rFonts w:ascii="Segoe UI" w:hAnsi="Segoe UI" w:cs="Segoe UI"/>
          <w:color w:val="101010"/>
          <w:sz w:val="21"/>
          <w:szCs w:val="21"/>
        </w:rPr>
        <w:t>円（生食級極品鮮甜）</w:t>
      </w:r>
    </w:p>
    <w:p w14:paraId="77784936" w14:textId="77777777" w:rsidR="002913F4" w:rsidRDefault="002913F4" w:rsidP="002913F4">
      <w:pPr>
        <w:widowControl/>
        <w:numPr>
          <w:ilvl w:val="1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けの汁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津輕傳統野菜雜煮豆腐湯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C9D9720" w14:textId="77777777" w:rsidR="002913F4" w:rsidRDefault="002913F4" w:rsidP="002913F4">
      <w:pPr>
        <w:widowControl/>
        <w:numPr>
          <w:ilvl w:val="0"/>
          <w:numId w:val="1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：傳統名店，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100%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僅收日幣現金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24BB7FDE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398A439D">
          <v:rect id="_x0000_i1051" style="width:479.65pt;height:.75pt" o:hrpct="0" o:hralign="center" o:hrstd="t" o:hr="t" fillcolor="#a0a0a0" stroked="f"/>
        </w:pict>
      </w:r>
    </w:p>
    <w:p w14:paraId="482527F0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t>☕</w:t>
      </w:r>
      <w:r>
        <w:rPr>
          <w:rFonts w:ascii="Segoe UI" w:hAnsi="Segoe UI" w:cs="Segoe UI"/>
          <w:color w:val="101010"/>
          <w:sz w:val="27"/>
          <w:szCs w:val="27"/>
        </w:rPr>
        <w:t>️ Day 5 (10/10)</w:t>
      </w:r>
      <w:r>
        <w:rPr>
          <w:rFonts w:ascii="Segoe UI" w:hAnsi="Segoe UI" w:cs="Segoe UI"/>
          <w:color w:val="101010"/>
          <w:sz w:val="27"/>
          <w:szCs w:val="27"/>
        </w:rPr>
        <w:t>：青森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弘前</w:t>
      </w:r>
    </w:p>
    <w:p w14:paraId="5479F62E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10. 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07:00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早餐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青森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【珈琲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マロン】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(Coffee Marron)</w:t>
      </w:r>
    </w:p>
    <w:p w14:paraId="65E6344D" w14:textId="77777777" w:rsidR="002913F4" w:rsidRDefault="002913F4" w:rsidP="002913F4">
      <w:pPr>
        <w:widowControl/>
        <w:numPr>
          <w:ilvl w:val="0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：青森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市安方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2-6-7</w:t>
      </w:r>
      <w:r>
        <w:rPr>
          <w:rFonts w:ascii="Segoe UI" w:hAnsi="Segoe UI" w:cs="Segoe UI"/>
          <w:color w:val="101010"/>
          <w:sz w:val="21"/>
          <w:szCs w:val="21"/>
        </w:rPr>
        <w:t>（</w:t>
      </w:r>
      <w:r>
        <w:rPr>
          <w:rFonts w:ascii="Segoe UI" w:hAnsi="Segoe UI" w:cs="Segoe UI"/>
          <w:color w:val="101010"/>
          <w:sz w:val="21"/>
          <w:szCs w:val="21"/>
        </w:rPr>
        <w:t xml:space="preserve">JAL City </w:t>
      </w:r>
      <w:r>
        <w:rPr>
          <w:rFonts w:ascii="Segoe UI" w:hAnsi="Segoe UI" w:cs="Segoe UI"/>
          <w:color w:val="101010"/>
          <w:sz w:val="21"/>
          <w:szCs w:val="21"/>
        </w:rPr>
        <w:t>飯店右轉步行</w:t>
      </w:r>
      <w:r>
        <w:rPr>
          <w:rFonts w:ascii="Segoe UI" w:hAnsi="Segoe UI" w:cs="Segoe UI"/>
          <w:color w:val="101010"/>
          <w:sz w:val="21"/>
          <w:szCs w:val="21"/>
        </w:rPr>
        <w:t xml:space="preserve"> 1 </w:t>
      </w:r>
      <w:r>
        <w:rPr>
          <w:rFonts w:ascii="Segoe UI" w:hAnsi="Segoe UI" w:cs="Segoe UI"/>
          <w:color w:val="101010"/>
          <w:sz w:val="21"/>
          <w:szCs w:val="21"/>
        </w:rPr>
        <w:t>分鐘）</w:t>
      </w:r>
    </w:p>
    <w:p w14:paraId="4B7155E6" w14:textId="77777777" w:rsidR="002913F4" w:rsidRDefault="002913F4" w:rsidP="002913F4">
      <w:pPr>
        <w:widowControl/>
        <w:numPr>
          <w:ilvl w:val="0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17:00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晨間朝食</w:t>
      </w:r>
      <w:r>
        <w:rPr>
          <w:rFonts w:ascii="Segoe UI" w:hAnsi="Segoe UI" w:cs="Segoe UI"/>
          <w:color w:val="101010"/>
          <w:sz w:val="21"/>
          <w:szCs w:val="21"/>
        </w:rPr>
        <w:t xml:space="preserve"> 07:00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11:00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55F92FEC" w14:textId="77777777" w:rsidR="002913F4" w:rsidRDefault="002913F4" w:rsidP="002913F4">
      <w:pPr>
        <w:widowControl/>
        <w:numPr>
          <w:ilvl w:val="0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晨間必點菜單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53B042A1" w14:textId="77777777" w:rsidR="002913F4" w:rsidRDefault="002913F4" w:rsidP="002913F4">
      <w:pPr>
        <w:widowControl/>
        <w:numPr>
          <w:ilvl w:val="1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lastRenderedPageBreak/>
        <w:t>モーニングセット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經典早餐套餐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700 </w:t>
      </w:r>
      <w:r>
        <w:rPr>
          <w:rFonts w:ascii="Segoe UI" w:hAnsi="Segoe UI" w:cs="Segoe UI"/>
          <w:color w:val="101010"/>
          <w:sz w:val="21"/>
          <w:szCs w:val="21"/>
        </w:rPr>
        <w:t>円（厚切奶油烤吐司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水煮蛋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生菜沙拉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＋</w:t>
      </w:r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虹吸手沖咖啡）</w:t>
      </w:r>
    </w:p>
    <w:p w14:paraId="2BF908C9" w14:textId="77777777" w:rsidR="002913F4" w:rsidRDefault="002913F4" w:rsidP="002913F4">
      <w:pPr>
        <w:widowControl/>
        <w:numPr>
          <w:ilvl w:val="1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ジャマイカンカレー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牙買加黑咖哩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850 </w:t>
      </w:r>
      <w:r>
        <w:rPr>
          <w:rFonts w:ascii="Segoe UI" w:hAnsi="Segoe UI" w:cs="Segoe UI"/>
          <w:color w:val="101010"/>
          <w:sz w:val="21"/>
          <w:szCs w:val="21"/>
        </w:rPr>
        <w:t>円（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鎮店名物</w:t>
      </w:r>
      <w:r>
        <w:rPr>
          <w:rFonts w:ascii="Segoe UI" w:hAnsi="Segoe UI" w:cs="Segoe UI"/>
          <w:color w:val="101010"/>
          <w:sz w:val="21"/>
          <w:szCs w:val="21"/>
        </w:rPr>
        <w:t>，層次深邃微辣香辛料咖哩）</w:t>
      </w:r>
    </w:p>
    <w:p w14:paraId="0BD2C8E3" w14:textId="77777777" w:rsidR="002913F4" w:rsidRDefault="002913F4" w:rsidP="002913F4">
      <w:pPr>
        <w:widowControl/>
        <w:numPr>
          <w:ilvl w:val="1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ピザトースト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焗烤起司披薩厚片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307152FB" w14:textId="77777777" w:rsidR="002913F4" w:rsidRDefault="002913F4" w:rsidP="002913F4">
      <w:pPr>
        <w:widowControl/>
        <w:numPr>
          <w:ilvl w:val="1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マロン特製パフェ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特製栗子芭菲聖代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850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0689289A" w14:textId="77777777" w:rsidR="002913F4" w:rsidRDefault="002913F4" w:rsidP="002913F4">
      <w:pPr>
        <w:widowControl/>
        <w:numPr>
          <w:ilvl w:val="0"/>
          <w:numId w:val="1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：現金、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（可用街口</w:t>
      </w:r>
      <w:r>
        <w:rPr>
          <w:rFonts w:ascii="Segoe UI" w:hAnsi="Segoe UI" w:cs="Segoe UI"/>
          <w:color w:val="101010"/>
          <w:sz w:val="21"/>
          <w:szCs w:val="21"/>
        </w:rPr>
        <w:t>/</w:t>
      </w:r>
      <w:r>
        <w:rPr>
          <w:rFonts w:ascii="Segoe UI" w:hAnsi="Segoe UI" w:cs="Segoe UI"/>
          <w:color w:val="101010"/>
          <w:sz w:val="21"/>
          <w:szCs w:val="21"/>
        </w:rPr>
        <w:t>全支付掃碼）。</w:t>
      </w:r>
    </w:p>
    <w:p w14:paraId="56E73F03" w14:textId="77777777" w:rsidR="002913F4" w:rsidRDefault="002913F4" w:rsidP="002913F4">
      <w:pPr>
        <w:rPr>
          <w:rFonts w:ascii="新細明體" w:hAnsi="新細明體" w:cs="新細明體"/>
          <w:szCs w:val="24"/>
        </w:rPr>
      </w:pPr>
      <w:r>
        <w:pict w14:anchorId="0850A6B8">
          <v:rect id="_x0000_i1052" style="width:479.65pt;height:.75pt" o:hrpct="0" o:hralign="center" o:hrstd="t" o:hr="t" fillcolor="#a0a0a0" stroked="f"/>
        </w:pict>
      </w:r>
    </w:p>
    <w:p w14:paraId="0069303C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11.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【早餐備案】青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森古川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市場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のっけ丼】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Nokkedon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5E6C0E9D" w14:textId="77777777" w:rsidR="002913F4" w:rsidRDefault="002913F4" w:rsidP="002913F4">
      <w:pPr>
        <w:widowControl/>
        <w:numPr>
          <w:ilvl w:val="0"/>
          <w:numId w:val="1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：青森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市古川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1-11-16</w:t>
      </w:r>
    </w:p>
    <w:p w14:paraId="72798C4D" w14:textId="77777777" w:rsidR="002913F4" w:rsidRDefault="002913F4" w:rsidP="002913F4">
      <w:pPr>
        <w:widowControl/>
        <w:numPr>
          <w:ilvl w:val="0"/>
          <w:numId w:val="1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07:00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16:00</w:t>
      </w:r>
      <w:r>
        <w:rPr>
          <w:rFonts w:ascii="Segoe UI" w:hAnsi="Segoe UI" w:cs="Segoe UI"/>
          <w:color w:val="101010"/>
          <w:sz w:val="21"/>
          <w:szCs w:val="21"/>
        </w:rPr>
        <w:t>（每週二休）</w:t>
      </w:r>
    </w:p>
    <w:p w14:paraId="3C086A72" w14:textId="77777777" w:rsidR="002913F4" w:rsidRDefault="002913F4" w:rsidP="002913F4">
      <w:pPr>
        <w:widowControl/>
        <w:numPr>
          <w:ilvl w:val="0"/>
          <w:numId w:val="1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消費方式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29E876A6" w14:textId="77777777" w:rsidR="002913F4" w:rsidRDefault="002913F4" w:rsidP="002913F4">
      <w:pPr>
        <w:widowControl/>
        <w:numPr>
          <w:ilvl w:val="1"/>
          <w:numId w:val="1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服務台購買「食材點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券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（</w:t>
      </w:r>
      <w:r>
        <w:rPr>
          <w:rFonts w:ascii="Segoe UI" w:hAnsi="Segoe UI" w:cs="Segoe UI"/>
          <w:color w:val="101010"/>
          <w:sz w:val="21"/>
          <w:szCs w:val="21"/>
        </w:rPr>
        <w:t xml:space="preserve">1 </w:t>
      </w:r>
      <w:r>
        <w:rPr>
          <w:rFonts w:ascii="Segoe UI" w:hAnsi="Segoe UI" w:cs="Segoe UI"/>
          <w:color w:val="101010"/>
          <w:sz w:val="21"/>
          <w:szCs w:val="21"/>
        </w:rPr>
        <w:t>本</w:t>
      </w:r>
      <w:r>
        <w:rPr>
          <w:rFonts w:ascii="Segoe UI" w:hAnsi="Segoe UI" w:cs="Segoe UI"/>
          <w:color w:val="101010"/>
          <w:sz w:val="21"/>
          <w:szCs w:val="21"/>
        </w:rPr>
        <w:t xml:space="preserve"> 12 </w:t>
      </w:r>
      <w:r>
        <w:rPr>
          <w:rFonts w:ascii="Segoe UI" w:hAnsi="Segoe UI" w:cs="Segoe UI"/>
          <w:color w:val="101010"/>
          <w:sz w:val="21"/>
          <w:szCs w:val="21"/>
        </w:rPr>
        <w:t>張）</w:t>
      </w:r>
      <w:r>
        <w:rPr>
          <w:rFonts w:ascii="Segoe UI" w:hAnsi="Segoe UI" w:cs="Segoe UI"/>
          <w:color w:val="101010"/>
          <w:sz w:val="21"/>
          <w:szCs w:val="21"/>
        </w:rPr>
        <w:t xml:space="preserve">2,000 </w:t>
      </w:r>
      <w:r>
        <w:rPr>
          <w:rFonts w:ascii="Segoe UI" w:hAnsi="Segoe UI" w:cs="Segoe UI"/>
          <w:color w:val="101010"/>
          <w:sz w:val="21"/>
          <w:szCs w:val="21"/>
        </w:rPr>
        <w:t>円」。</w:t>
      </w:r>
    </w:p>
    <w:p w14:paraId="561C92F9" w14:textId="77777777" w:rsidR="002913F4" w:rsidRDefault="002913F4" w:rsidP="002913F4">
      <w:pPr>
        <w:widowControl/>
        <w:numPr>
          <w:ilvl w:val="1"/>
          <w:numId w:val="1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拿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著熱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白飯到各攤位自選配料：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大間黑鮪魚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（</w:t>
      </w:r>
      <w:r>
        <w:rPr>
          <w:rFonts w:ascii="Segoe UI" w:hAnsi="Segoe UI" w:cs="Segoe UI"/>
          <w:color w:val="101010"/>
          <w:sz w:val="21"/>
          <w:szCs w:val="21"/>
        </w:rPr>
        <w:t>2</w:t>
      </w:r>
      <w:del w:id="0" w:author="Unknown">
        <w:r>
          <w:rPr>
            <w:rFonts w:ascii="Segoe UI" w:hAnsi="Segoe UI" w:cs="Segoe UI"/>
            <w:color w:val="101010"/>
            <w:sz w:val="21"/>
            <w:szCs w:val="21"/>
          </w:rPr>
          <w:delText>3</w:delText>
        </w:r>
        <w:r>
          <w:rPr>
            <w:rFonts w:ascii="Segoe UI" w:hAnsi="Segoe UI" w:cs="Segoe UI"/>
            <w:color w:val="101010"/>
            <w:sz w:val="21"/>
            <w:szCs w:val="21"/>
          </w:rPr>
          <w:delText>枚）、新鮮干貝（</w:delText>
        </w:r>
        <w:r>
          <w:rPr>
            <w:rFonts w:ascii="Segoe UI" w:hAnsi="Segoe UI" w:cs="Segoe UI"/>
            <w:color w:val="101010"/>
            <w:sz w:val="21"/>
            <w:szCs w:val="21"/>
          </w:rPr>
          <w:delText>1</w:delText>
        </w:r>
      </w:del>
      <w:r>
        <w:rPr>
          <w:rFonts w:ascii="Segoe UI" w:hAnsi="Segoe UI" w:cs="Segoe UI"/>
          <w:color w:val="101010"/>
          <w:sz w:val="21"/>
          <w:szCs w:val="21"/>
        </w:rPr>
        <w:t>2</w:t>
      </w:r>
      <w:r>
        <w:rPr>
          <w:rFonts w:ascii="Segoe UI" w:hAnsi="Segoe UI" w:cs="Segoe UI"/>
          <w:color w:val="101010"/>
          <w:sz w:val="21"/>
          <w:szCs w:val="21"/>
        </w:rPr>
        <w:t>枚）、鮭魚卵（</w:t>
      </w:r>
      <w:r>
        <w:rPr>
          <w:rFonts w:ascii="Segoe UI" w:hAnsi="Segoe UI" w:cs="Segoe UI"/>
          <w:color w:val="101010"/>
          <w:sz w:val="21"/>
          <w:szCs w:val="21"/>
        </w:rPr>
        <w:t>1</w:t>
      </w:r>
      <w:del w:id="1" w:author="Unknown">
        <w:r>
          <w:rPr>
            <w:rFonts w:ascii="Segoe UI" w:hAnsi="Segoe UI" w:cs="Segoe UI"/>
            <w:color w:val="101010"/>
            <w:sz w:val="21"/>
            <w:szCs w:val="21"/>
          </w:rPr>
          <w:delText>2</w:delText>
        </w:r>
        <w:r>
          <w:rPr>
            <w:rFonts w:ascii="Segoe UI" w:hAnsi="Segoe UI" w:cs="Segoe UI"/>
            <w:color w:val="101010"/>
            <w:sz w:val="21"/>
            <w:szCs w:val="21"/>
          </w:rPr>
          <w:delText>枚）、甜蝦（</w:delText>
        </w:r>
        <w:r>
          <w:rPr>
            <w:rFonts w:ascii="Segoe UI" w:hAnsi="Segoe UI" w:cs="Segoe UI"/>
            <w:color w:val="101010"/>
            <w:sz w:val="21"/>
            <w:szCs w:val="21"/>
          </w:rPr>
          <w:delText>1</w:delText>
        </w:r>
        <w:r>
          <w:rPr>
            <w:rFonts w:ascii="Segoe UI" w:hAnsi="Segoe UI" w:cs="Segoe UI"/>
            <w:color w:val="101010"/>
            <w:sz w:val="21"/>
            <w:szCs w:val="21"/>
          </w:rPr>
          <w:delText>枚）、生海膽（</w:delText>
        </w:r>
        <w:r>
          <w:rPr>
            <w:rFonts w:ascii="Segoe UI" w:hAnsi="Segoe UI" w:cs="Segoe UI"/>
            <w:color w:val="101010"/>
            <w:sz w:val="21"/>
            <w:szCs w:val="21"/>
          </w:rPr>
          <w:delText>2</w:delText>
        </w:r>
      </w:del>
      <w:r>
        <w:rPr>
          <w:rFonts w:ascii="Segoe UI" w:hAnsi="Segoe UI" w:cs="Segoe UI"/>
          <w:color w:val="101010"/>
          <w:sz w:val="21"/>
          <w:szCs w:val="21"/>
        </w:rPr>
        <w:t>3</w:t>
      </w:r>
      <w:r>
        <w:rPr>
          <w:rFonts w:ascii="Segoe UI" w:hAnsi="Segoe UI" w:cs="Segoe UI"/>
          <w:color w:val="101010"/>
          <w:sz w:val="21"/>
          <w:szCs w:val="21"/>
        </w:rPr>
        <w:t>枚）。</w:t>
      </w:r>
    </w:p>
    <w:p w14:paraId="213F3E0A" w14:textId="77777777" w:rsidR="002913F4" w:rsidRDefault="002913F4" w:rsidP="002913F4">
      <w:pPr>
        <w:widowControl/>
        <w:numPr>
          <w:ilvl w:val="0"/>
          <w:numId w:val="18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僅收日幣現金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7DE265C5" w14:textId="77777777" w:rsidR="002913F4" w:rsidRPr="002913F4" w:rsidRDefault="002913F4" w:rsidP="006E37F6">
      <w:pPr>
        <w:rPr>
          <w:rFonts w:ascii="Segoe UI" w:hAnsi="Segoe UI" w:cs="Segoe UI" w:hint="eastAsia"/>
          <w:color w:val="101010"/>
          <w:sz w:val="21"/>
          <w:szCs w:val="21"/>
          <w:shd w:val="clear" w:color="auto" w:fill="F9F9F9"/>
        </w:rPr>
      </w:pPr>
    </w:p>
    <w:p w14:paraId="20A55C9D" w14:textId="77777777" w:rsidR="002913F4" w:rsidRPr="002913F4" w:rsidRDefault="002913F4" w:rsidP="002913F4">
      <w:pPr>
        <w:widowControl/>
        <w:shd w:val="clear" w:color="auto" w:fill="F9F9F9"/>
        <w:spacing w:afterAutospacing="1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proofErr w:type="gramStart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【珈琲</w:t>
      </w:r>
      <w:proofErr w:type="gramEnd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マロン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(Coffee Marron)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】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的完整菜單與繁體中文對照，包含您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Day 5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早上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07:00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要享用的「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晨間朝食套餐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」與人氣招牌輕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食甜點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</w:p>
    <w:p w14:paraId="02DEC130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pict w14:anchorId="61B1C7C6">
          <v:rect id="_x0000_i1031" style="width:479.65pt;height:.75pt" o:hrpct="0" o:hralign="center" o:hrstd="t" o:hr="t" fillcolor="#a0a0a0" stroked="f"/>
        </w:pict>
      </w:r>
    </w:p>
    <w:p w14:paraId="36A61339" w14:textId="77777777" w:rsidR="002913F4" w:rsidRPr="002913F4" w:rsidRDefault="002913F4" w:rsidP="002913F4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Cs w:val="24"/>
        </w:rPr>
        <w:t>🏛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️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【珈琲マロン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(Coffee Marron)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】店家基本資訊</w:t>
      </w:r>
    </w:p>
    <w:p w14:paraId="1C3C41CF" w14:textId="77777777" w:rsidR="002913F4" w:rsidRPr="002913F4" w:rsidRDefault="002913F4" w:rsidP="002913F4">
      <w:pPr>
        <w:widowControl/>
        <w:numPr>
          <w:ilvl w:val="0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地址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：青森県青森市安方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2-6-7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Hotel JAL City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青森出門右轉步行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1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分鐘）</w:t>
      </w:r>
    </w:p>
    <w:p w14:paraId="4EB57359" w14:textId="77777777" w:rsidR="002913F4" w:rsidRPr="002913F4" w:rsidRDefault="002913F4" w:rsidP="002913F4">
      <w:pPr>
        <w:widowControl/>
        <w:numPr>
          <w:ilvl w:val="0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創業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1970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年（昭和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45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年，滿室古董掛鐘、舊鐵道銘牌與黑膠唱片）</w:t>
      </w:r>
    </w:p>
    <w:p w14:paraId="2216EC4F" w14:textId="77777777" w:rsidR="002913F4" w:rsidRPr="002913F4" w:rsidRDefault="002913F4" w:rsidP="002913F4">
      <w:pPr>
        <w:widowControl/>
        <w:numPr>
          <w:ilvl w:val="0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營業時間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07:00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～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17:00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最後點餐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16:40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）</w:t>
      </w:r>
      <w:proofErr w:type="gramEnd"/>
    </w:p>
    <w:p w14:paraId="64745768" w14:textId="77777777" w:rsidR="002913F4" w:rsidRPr="002913F4" w:rsidRDefault="002913F4" w:rsidP="002913F4">
      <w:pPr>
        <w:widowControl/>
        <w:numPr>
          <w:ilvl w:val="1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 w:val="21"/>
          <w:szCs w:val="21"/>
        </w:rPr>
        <w:t>🌅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晨間早餐時段（モーニング）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07:00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～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11:00</w:t>
      </w:r>
    </w:p>
    <w:p w14:paraId="5E4A2046" w14:textId="77777777" w:rsidR="002913F4" w:rsidRPr="002913F4" w:rsidRDefault="002913F4" w:rsidP="002913F4">
      <w:pPr>
        <w:widowControl/>
        <w:numPr>
          <w:ilvl w:val="1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 w:val="21"/>
          <w:szCs w:val="21"/>
        </w:rPr>
        <w:t>🍛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午間輕食時段（ランチ）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11:00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～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14:00</w:t>
      </w:r>
    </w:p>
    <w:p w14:paraId="5CC5020F" w14:textId="77777777" w:rsidR="002913F4" w:rsidRPr="002913F4" w:rsidRDefault="002913F4" w:rsidP="002913F4">
      <w:pPr>
        <w:widowControl/>
        <w:numPr>
          <w:ilvl w:val="0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proofErr w:type="gramStart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定休日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：每週三（水曜日）、第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3 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個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週四（第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3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木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曜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日）</w:t>
      </w:r>
    </w:p>
    <w:p w14:paraId="0CECD11E" w14:textId="77777777" w:rsidR="002913F4" w:rsidRPr="002913F4" w:rsidRDefault="002913F4" w:rsidP="002913F4">
      <w:pPr>
        <w:widowControl/>
        <w:numPr>
          <w:ilvl w:val="0"/>
          <w:numId w:val="5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付款方式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：日幣現金、</w:t>
      </w:r>
      <w:proofErr w:type="spellStart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PayPay</w:t>
      </w:r>
      <w:proofErr w:type="spell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（可用台灣街口支付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/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全支付掃碼扣台幣）</w:t>
      </w:r>
    </w:p>
    <w:p w14:paraId="741F334D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pict w14:anchorId="7C49E72B">
          <v:rect id="_x0000_i1032" style="width:479.65pt;height:.75pt" o:hrpct="0" o:hralign="center" o:hrstd="t" o:hr="t" fillcolor="#a0a0a0" stroked="f"/>
        </w:pict>
      </w:r>
    </w:p>
    <w:p w14:paraId="6C001525" w14:textId="77777777" w:rsidR="002913F4" w:rsidRPr="002913F4" w:rsidRDefault="002913F4" w:rsidP="002913F4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Cs w:val="24"/>
        </w:rPr>
        <w:t>🌅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一、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晨間早餐限定菜單（モーニング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07:00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～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11:00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）</w:t>
      </w:r>
      <w:proofErr w:type="gramEnd"/>
    </w:p>
    <w:p w14:paraId="5A38162A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這是您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07:00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開門進店最推薦點選的品項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，簡單純粹又充滿昭和溫度：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264"/>
        <w:gridCol w:w="1172"/>
        <w:gridCol w:w="4581"/>
      </w:tblGrid>
      <w:tr w:rsidR="002913F4" w:rsidRPr="002913F4" w14:paraId="1019C512" w14:textId="77777777" w:rsidTr="002913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72E7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日文品名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F3418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繁體中文對照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E6FE3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參考價格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1711F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內容物與特色說明</w:t>
            </w:r>
          </w:p>
        </w:tc>
      </w:tr>
      <w:tr w:rsidR="002913F4" w:rsidRPr="002913F4" w14:paraId="314CF6C8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9F2D2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モーニングセット</w:t>
            </w:r>
          </w:p>
        </w:tc>
        <w:tc>
          <w:tcPr>
            <w:tcW w:w="0" w:type="auto"/>
            <w:vAlign w:val="center"/>
            <w:hideMark/>
          </w:tcPr>
          <w:p w14:paraId="5DD53B05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經典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晨間朝食套餐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46298C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650 ～ 750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4CDEF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【店內招牌必點】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含現烤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厚切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奶油吐司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（外酥內極鬆軟）、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新鮮沙拉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水煮蛋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，以及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任選飲品一杯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2913F4" w:rsidRPr="002913F4" w14:paraId="04C91837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2FE5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ジャムトーストセット</w:t>
            </w:r>
          </w:p>
        </w:tc>
        <w:tc>
          <w:tcPr>
            <w:tcW w:w="0" w:type="auto"/>
            <w:vAlign w:val="center"/>
            <w:hideMark/>
          </w:tcPr>
          <w:p w14:paraId="65CE4AD7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青森特產果醬吐司套餐</w:t>
            </w:r>
          </w:p>
        </w:tc>
        <w:tc>
          <w:tcPr>
            <w:tcW w:w="0" w:type="auto"/>
            <w:vAlign w:val="center"/>
            <w:hideMark/>
          </w:tcPr>
          <w:p w14:paraId="361A149D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700 ～ 800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95A43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厚切烤吐司抹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上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青森在地蘋果果醬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（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りんごジャム）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，酸甜爽口，附蛋、沙拉與飲品。</w:t>
            </w:r>
          </w:p>
        </w:tc>
      </w:tr>
      <w:tr w:rsidR="002913F4" w:rsidRPr="002913F4" w14:paraId="5E0B60BB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2A7BC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ピザトーストセット</w:t>
            </w:r>
          </w:p>
        </w:tc>
        <w:tc>
          <w:tcPr>
            <w:tcW w:w="0" w:type="auto"/>
            <w:vAlign w:val="center"/>
            <w:hideMark/>
          </w:tcPr>
          <w:p w14:paraId="2DD9A227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焗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烤披薩厚片套餐</w:t>
            </w:r>
          </w:p>
        </w:tc>
        <w:tc>
          <w:tcPr>
            <w:tcW w:w="0" w:type="auto"/>
            <w:vAlign w:val="center"/>
            <w:hideMark/>
          </w:tcPr>
          <w:p w14:paraId="112E7741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850 ～ 950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A1BE39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鋪滿厚厚牽絲莫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札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瑞拉起司、洋蔥、青椒與火腿的披薩厚片，香氣撲鼻。</w:t>
            </w:r>
          </w:p>
        </w:tc>
      </w:tr>
      <w:tr w:rsidR="002913F4" w:rsidRPr="002913F4" w14:paraId="178CFFA8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8ABF78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サンドイッチセット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E0611E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晨間三明治套餐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AA5EC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800 ～ 900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BC296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現做火腿蛋沙拉三明治，吐司綿密鬆軟，附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沙拉與飲品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</w:tbl>
    <w:p w14:paraId="17387C18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 w:val="21"/>
          <w:szCs w:val="21"/>
        </w:rPr>
        <w:t>☕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️ 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早餐套餐可自由選擇搭配的飲品（可選冷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/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熱）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</w:p>
    <w:p w14:paraId="6CFD50B3" w14:textId="77777777" w:rsidR="002913F4" w:rsidRPr="002913F4" w:rsidRDefault="002913F4" w:rsidP="002913F4">
      <w:pPr>
        <w:widowControl/>
        <w:numPr>
          <w:ilvl w:val="0"/>
          <w:numId w:val="6"/>
        </w:numPr>
        <w:shd w:val="clear" w:color="auto" w:fill="F9F9F9"/>
        <w:ind w:left="1440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ブレンドコーヒー（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Marron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特調黑咖啡）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：以傳統「虹吸式（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Siphon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）」現煮，香醇濃郁帶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堅果微苦甘甜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。</w:t>
      </w:r>
    </w:p>
    <w:p w14:paraId="4D0DD4C5" w14:textId="77777777" w:rsidR="002913F4" w:rsidRPr="002913F4" w:rsidRDefault="002913F4" w:rsidP="002913F4">
      <w:pPr>
        <w:widowControl/>
        <w:numPr>
          <w:ilvl w:val="0"/>
          <w:numId w:val="6"/>
        </w:numPr>
        <w:shd w:val="clear" w:color="auto" w:fill="F9F9F9"/>
        <w:ind w:left="1440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アメリカンコーヒー（美式淡咖啡）</w:t>
      </w:r>
    </w:p>
    <w:p w14:paraId="26A85938" w14:textId="77777777" w:rsidR="002913F4" w:rsidRPr="002913F4" w:rsidRDefault="002913F4" w:rsidP="002913F4">
      <w:pPr>
        <w:widowControl/>
        <w:numPr>
          <w:ilvl w:val="0"/>
          <w:numId w:val="6"/>
        </w:numPr>
        <w:shd w:val="clear" w:color="auto" w:fill="F9F9F9"/>
        <w:ind w:left="1440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アイスコーヒー（特調冰咖啡）</w:t>
      </w:r>
    </w:p>
    <w:p w14:paraId="2373700B" w14:textId="77777777" w:rsidR="002913F4" w:rsidRPr="002913F4" w:rsidRDefault="002913F4" w:rsidP="002913F4">
      <w:pPr>
        <w:widowControl/>
        <w:numPr>
          <w:ilvl w:val="0"/>
          <w:numId w:val="6"/>
        </w:numPr>
        <w:shd w:val="clear" w:color="auto" w:fill="F9F9F9"/>
        <w:ind w:left="1440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紅茶（熱紅茶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/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冰紅茶）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可選附檸檬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片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レモン）或牛奶（ミルク）。</w:t>
      </w:r>
    </w:p>
    <w:p w14:paraId="1E9E2067" w14:textId="77777777" w:rsidR="002913F4" w:rsidRPr="002913F4" w:rsidRDefault="002913F4" w:rsidP="002913F4">
      <w:pPr>
        <w:widowControl/>
        <w:numPr>
          <w:ilvl w:val="0"/>
          <w:numId w:val="6"/>
        </w:numPr>
        <w:shd w:val="clear" w:color="auto" w:fill="F9F9F9"/>
        <w:ind w:left="1440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ミルク（鮮牛奶）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可選冷或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熱。</w:t>
      </w:r>
    </w:p>
    <w:p w14:paraId="334DD10E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pict w14:anchorId="3A366092">
          <v:rect id="_x0000_i1033" style="width:479.65pt;height:.75pt" o:hrpct="0" o:hralign="center" o:hrstd="t" o:hr="t" fillcolor="#a0a0a0" stroked="f"/>
        </w:pict>
      </w:r>
    </w:p>
    <w:p w14:paraId="4B59E46C" w14:textId="77777777" w:rsidR="002913F4" w:rsidRPr="002913F4" w:rsidRDefault="002913F4" w:rsidP="002913F4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Cs w:val="24"/>
        </w:rPr>
        <w:t>🍛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二、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招牌主食與輕食料理（全天供應）</w:t>
      </w:r>
    </w:p>
    <w:p w14:paraId="529CD102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若是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07:00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胃口大開、或想點一份主食分食，店內有兩大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鎮店名物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24"/>
        <w:gridCol w:w="1083"/>
        <w:gridCol w:w="5046"/>
      </w:tblGrid>
      <w:tr w:rsidR="002913F4" w:rsidRPr="002913F4" w14:paraId="188B5F88" w14:textId="77777777" w:rsidTr="002913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B2865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日文品名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98F6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繁體中文對照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EF454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參考價格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FFDE0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內行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饕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客評價</w:t>
            </w:r>
          </w:p>
        </w:tc>
      </w:tr>
      <w:tr w:rsidR="002913F4" w:rsidRPr="002913F4" w14:paraId="5E29557A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CA04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ジャマイカンカレー</w:t>
            </w:r>
          </w:p>
        </w:tc>
        <w:tc>
          <w:tcPr>
            <w:tcW w:w="0" w:type="auto"/>
            <w:vAlign w:val="center"/>
            <w:hideMark/>
          </w:tcPr>
          <w:p w14:paraId="6BFD7C49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特製牙買加黑咖哩</w:t>
            </w:r>
          </w:p>
        </w:tc>
        <w:tc>
          <w:tcPr>
            <w:tcW w:w="0" w:type="auto"/>
            <w:vAlign w:val="center"/>
            <w:hideMark/>
          </w:tcPr>
          <w:p w14:paraId="7695FB12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850 ～ 950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CDD9CC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【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マロン鎮店神作・人氣No.1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】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長時間慢火熬煮的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微辣黑咖哩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，香料層次極為深邃，帶有黑胡椒與異國辛香，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附福神漬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與小沙拉。早上也能點！</w:t>
            </w:r>
          </w:p>
        </w:tc>
      </w:tr>
      <w:tr w:rsidR="002913F4" w:rsidRPr="002913F4" w14:paraId="3180DD93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1189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特製ビーフカレー</w:t>
            </w:r>
          </w:p>
        </w:tc>
        <w:tc>
          <w:tcPr>
            <w:tcW w:w="0" w:type="auto"/>
            <w:vAlign w:val="center"/>
            <w:hideMark/>
          </w:tcPr>
          <w:p w14:paraId="74D9289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傳統日式牛肉咖哩</w:t>
            </w:r>
          </w:p>
        </w:tc>
        <w:tc>
          <w:tcPr>
            <w:tcW w:w="0" w:type="auto"/>
            <w:vAlign w:val="center"/>
            <w:hideMark/>
          </w:tcPr>
          <w:p w14:paraId="49F699CB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800 ～ 900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76ED78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經典日式甘甜果香與牛肉濃郁醬汁，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溫潤不辣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2913F4" w:rsidRPr="002913F4" w14:paraId="7D6367D0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12718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ハヤシライス</w:t>
            </w:r>
          </w:p>
        </w:tc>
        <w:tc>
          <w:tcPr>
            <w:tcW w:w="0" w:type="auto"/>
            <w:vAlign w:val="center"/>
            <w:hideMark/>
          </w:tcPr>
          <w:p w14:paraId="0805A3A1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日式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燴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牛肉飯</w:t>
            </w:r>
          </w:p>
        </w:tc>
        <w:tc>
          <w:tcPr>
            <w:tcW w:w="0" w:type="auto"/>
            <w:vAlign w:val="center"/>
            <w:hideMark/>
          </w:tcPr>
          <w:p w14:paraId="5B631E25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88564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以番茄與紅酒為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基底慢熬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的牛肉燴飯，酸甜下飯。</w:t>
            </w:r>
          </w:p>
        </w:tc>
      </w:tr>
      <w:tr w:rsidR="002913F4" w:rsidRPr="002913F4" w14:paraId="039F38FC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29E55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ナポリタン</w:t>
            </w:r>
          </w:p>
        </w:tc>
        <w:tc>
          <w:tcPr>
            <w:tcW w:w="0" w:type="auto"/>
            <w:vAlign w:val="center"/>
            <w:hideMark/>
          </w:tcPr>
          <w:p w14:paraId="38D101D0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鐵板拿坡里番茄肉醬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麵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3F67B9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800 ～ 850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7AF1E9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昭和喫茶代表作！洋蔥、香腸、青椒大火快炒番茄醬，上桌時撒上厚厚起司粉。</w:t>
            </w:r>
          </w:p>
        </w:tc>
      </w:tr>
      <w:tr w:rsidR="002913F4" w:rsidRPr="002913F4" w14:paraId="1B59FE66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9DE03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ミックスサンド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A6D0F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經典綜合三明治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AC40B8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750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3B9F45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雙層夾心（現烤煎蛋、新鮮小黃瓜、特級火腿）。</w:t>
            </w:r>
          </w:p>
        </w:tc>
      </w:tr>
    </w:tbl>
    <w:p w14:paraId="66814AD8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pict w14:anchorId="532395EF">
          <v:rect id="_x0000_i1034" style="width:479.65pt;height:.75pt" o:hrpct="0" o:hralign="center" o:hrstd="t" o:hr="t" fillcolor="#a0a0a0" stroked="f"/>
        </w:pict>
      </w:r>
    </w:p>
    <w:p w14:paraId="09213EBA" w14:textId="77777777" w:rsidR="002913F4" w:rsidRPr="002913F4" w:rsidRDefault="002913F4" w:rsidP="002913F4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Cs w:val="24"/>
        </w:rPr>
        <w:t>🍨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三、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昭和甜點與芭菲冰淇淋（甘味）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682"/>
        <w:gridCol w:w="1187"/>
        <w:gridCol w:w="3979"/>
      </w:tblGrid>
      <w:tr w:rsidR="002913F4" w:rsidRPr="002913F4" w14:paraId="032E186B" w14:textId="77777777" w:rsidTr="002913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01B8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日文品名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C8EC3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繁體中文對照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DB9B1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參考價格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96FA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特色說明</w:t>
            </w:r>
          </w:p>
        </w:tc>
      </w:tr>
      <w:tr w:rsidR="002913F4" w:rsidRPr="002913F4" w14:paraId="3F2D87F7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B68CF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マロン特製パフェ</w:t>
            </w:r>
          </w:p>
        </w:tc>
        <w:tc>
          <w:tcPr>
            <w:tcW w:w="0" w:type="auto"/>
            <w:vAlign w:val="center"/>
            <w:hideMark/>
          </w:tcPr>
          <w:p w14:paraId="25A09FE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Marron 特製栗子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芭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菲聖代</w:t>
            </w:r>
          </w:p>
        </w:tc>
        <w:tc>
          <w:tcPr>
            <w:tcW w:w="0" w:type="auto"/>
            <w:vAlign w:val="center"/>
            <w:hideMark/>
          </w:tcPr>
          <w:p w14:paraId="1E23FF99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850 ～ 950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114268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【店名同名招牌】</w:t>
            </w: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滿滿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金黃糖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漬栗子、濃郁香草冰淇淋、鮮奶油與海綿蛋糕，拍照極美！</w:t>
            </w:r>
          </w:p>
        </w:tc>
      </w:tr>
      <w:tr w:rsidR="002913F4" w:rsidRPr="002913F4" w14:paraId="66D15A4F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5F60E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手作りカスタードプリン</w:t>
            </w:r>
          </w:p>
        </w:tc>
        <w:tc>
          <w:tcPr>
            <w:tcW w:w="0" w:type="auto"/>
            <w:vAlign w:val="center"/>
            <w:hideMark/>
          </w:tcPr>
          <w:p w14:paraId="557D636E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昭和手作焦糖硬布丁</w:t>
            </w:r>
          </w:p>
        </w:tc>
        <w:tc>
          <w:tcPr>
            <w:tcW w:w="0" w:type="auto"/>
            <w:vAlign w:val="center"/>
            <w:hideMark/>
          </w:tcPr>
          <w:p w14:paraId="465C65D3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550 ～ 650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BB3AF3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紮實雞蛋香、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微苦手工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焦糖醬，是老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饕讚不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絕口的昭和老味道。</w:t>
            </w:r>
          </w:p>
        </w:tc>
      </w:tr>
      <w:tr w:rsidR="002913F4" w:rsidRPr="002913F4" w14:paraId="4529599D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28755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アップルパイ</w:t>
            </w:r>
          </w:p>
        </w:tc>
        <w:tc>
          <w:tcPr>
            <w:tcW w:w="0" w:type="auto"/>
            <w:vAlign w:val="center"/>
            <w:hideMark/>
          </w:tcPr>
          <w:p w14:paraId="128E7A4F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青森自慢蘋果派</w:t>
            </w:r>
          </w:p>
        </w:tc>
        <w:tc>
          <w:tcPr>
            <w:tcW w:w="0" w:type="auto"/>
            <w:vAlign w:val="center"/>
            <w:hideMark/>
          </w:tcPr>
          <w:p w14:paraId="7EF6E58A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0CBDA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來到青森必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嚐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，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微烤熱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後的肉桂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蘋果餡酸甜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多汁，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配手沖黑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咖啡是絕配。</w:t>
            </w:r>
          </w:p>
        </w:tc>
      </w:tr>
      <w:tr w:rsidR="002913F4" w:rsidRPr="002913F4" w14:paraId="2CAFD265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5FB9B2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チョコレートパフェ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63BD7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經典巧克力香蕉聖代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67D22D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800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6C352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香蕉、香濃巧克力醬與脆片冰淇淋。</w:t>
            </w:r>
          </w:p>
        </w:tc>
      </w:tr>
    </w:tbl>
    <w:p w14:paraId="7027299B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pict w14:anchorId="173BC3F3">
          <v:rect id="_x0000_i1035" style="width:479.65pt;height:.75pt" o:hrpct="0" o:hralign="center" o:hrstd="t" o:hr="t" fillcolor="#a0a0a0" stroked="f"/>
        </w:pict>
      </w:r>
    </w:p>
    <w:p w14:paraId="29741300" w14:textId="77777777" w:rsidR="002913F4" w:rsidRPr="002913F4" w:rsidRDefault="002913F4" w:rsidP="002913F4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Cs w:val="24"/>
        </w:rPr>
        <w:t>🍹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四、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經典特調飲品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1931"/>
        <w:gridCol w:w="840"/>
        <w:gridCol w:w="4211"/>
      </w:tblGrid>
      <w:tr w:rsidR="002913F4" w:rsidRPr="002913F4" w14:paraId="7855AFE7" w14:textId="77777777" w:rsidTr="002913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9ABDB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日文品名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2EDF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繁體中文對照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0DF4C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參考價格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C33F0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亮點說明</w:t>
            </w:r>
          </w:p>
        </w:tc>
      </w:tr>
      <w:tr w:rsidR="002913F4" w:rsidRPr="002913F4" w14:paraId="660F20F2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A323F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ウインナーコーヒー</w:t>
            </w:r>
          </w:p>
        </w:tc>
        <w:tc>
          <w:tcPr>
            <w:tcW w:w="0" w:type="auto"/>
            <w:vAlign w:val="center"/>
            <w:hideMark/>
          </w:tcPr>
          <w:p w14:paraId="5B76622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維也納咖啡 (Wiener Coffee)</w:t>
            </w:r>
          </w:p>
        </w:tc>
        <w:tc>
          <w:tcPr>
            <w:tcW w:w="0" w:type="auto"/>
            <w:vAlign w:val="center"/>
            <w:hideMark/>
          </w:tcPr>
          <w:p w14:paraId="679FF550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580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2F00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深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焙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黑咖啡頂層擠上高聳雪白的厚鮮奶油，喝得到冷熱交融的甘甜。</w:t>
            </w:r>
          </w:p>
        </w:tc>
      </w:tr>
      <w:tr w:rsidR="002913F4" w:rsidRPr="002913F4" w14:paraId="43423344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FCD09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クリームソーダ</w:t>
            </w:r>
          </w:p>
        </w:tc>
        <w:tc>
          <w:tcPr>
            <w:tcW w:w="0" w:type="auto"/>
            <w:vAlign w:val="center"/>
            <w:hideMark/>
          </w:tcPr>
          <w:p w14:paraId="7519CC6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昭和哈密瓜冰淇淋汽水</w:t>
            </w:r>
          </w:p>
        </w:tc>
        <w:tc>
          <w:tcPr>
            <w:tcW w:w="0" w:type="auto"/>
            <w:vAlign w:val="center"/>
            <w:hideMark/>
          </w:tcPr>
          <w:p w14:paraId="79C36840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600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83618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翠綠色碳酸汽水漂浮著一球香草冰淇淋與一顆紅櫻桃，昭和網美必備！</w:t>
            </w:r>
          </w:p>
        </w:tc>
      </w:tr>
      <w:tr w:rsidR="002913F4" w:rsidRPr="002913F4" w14:paraId="5424E1CE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597C2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カフェ・オ・レ</w:t>
            </w:r>
          </w:p>
        </w:tc>
        <w:tc>
          <w:tcPr>
            <w:tcW w:w="0" w:type="auto"/>
            <w:vAlign w:val="center"/>
            <w:hideMark/>
          </w:tcPr>
          <w:p w14:paraId="1A8BE870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法式咖啡歐蕾</w:t>
            </w:r>
          </w:p>
        </w:tc>
        <w:tc>
          <w:tcPr>
            <w:tcW w:w="0" w:type="auto"/>
            <w:vAlign w:val="center"/>
            <w:hideMark/>
          </w:tcPr>
          <w:p w14:paraId="0460C6F1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CAC26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手沖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咖啡與濃醇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鮮奶 1:1 調配。</w:t>
            </w:r>
          </w:p>
        </w:tc>
      </w:tr>
      <w:tr w:rsidR="002913F4" w:rsidRPr="002913F4" w14:paraId="3AAD3928" w14:textId="77777777" w:rsidTr="00291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F777ED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レモンスカッシュ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C07BA4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現</w:t>
            </w:r>
            <w:proofErr w:type="gramStart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榨</w:t>
            </w:r>
            <w:proofErr w:type="gramEnd"/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新鮮檸檬蘇打 (レスカ)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54136C" w14:textId="77777777" w:rsidR="002913F4" w:rsidRPr="002913F4" w:rsidRDefault="002913F4" w:rsidP="002913F4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約 </w:t>
            </w:r>
            <w:r w:rsidRPr="002913F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550 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7A160F" w14:textId="77777777" w:rsidR="002913F4" w:rsidRPr="002913F4" w:rsidRDefault="002913F4" w:rsidP="002913F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酸爽解膩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的現</w:t>
            </w:r>
            <w:proofErr w:type="gramStart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榨</w:t>
            </w:r>
            <w:proofErr w:type="gramEnd"/>
            <w:r w:rsidRPr="002913F4">
              <w:rPr>
                <w:rFonts w:ascii="新細明體" w:eastAsia="新細明體" w:hAnsi="新細明體" w:cs="新細明體"/>
                <w:kern w:val="0"/>
                <w:szCs w:val="24"/>
              </w:rPr>
              <w:t>氣泡飲。</w:t>
            </w:r>
          </w:p>
        </w:tc>
      </w:tr>
    </w:tbl>
    <w:p w14:paraId="2276891A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pict w14:anchorId="6AD8F7BF">
          <v:rect id="_x0000_i1036" style="width:479.65pt;height:.75pt" o:hrpct="0" o:hralign="center" o:hrstd="t" o:hr="t" fillcolor="#a0a0a0" stroked="f"/>
        </w:pict>
      </w:r>
    </w:p>
    <w:p w14:paraId="38766E8E" w14:textId="77777777" w:rsidR="002913F4" w:rsidRPr="002913F4" w:rsidRDefault="002913F4" w:rsidP="002913F4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2913F4">
        <w:rPr>
          <w:rFonts w:ascii="Segoe UI Emoji" w:eastAsia="新細明體" w:hAnsi="Segoe UI Emoji" w:cs="Segoe UI Emoji"/>
          <w:color w:val="101010"/>
          <w:kern w:val="0"/>
          <w:szCs w:val="24"/>
        </w:rPr>
        <w:t>💡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Day 5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早上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 xml:space="preserve"> 07:00 </w:t>
      </w:r>
      <w:r w:rsidRPr="002913F4">
        <w:rPr>
          <w:rFonts w:ascii="Segoe UI" w:eastAsia="新細明體" w:hAnsi="Segoe UI" w:cs="Segoe UI"/>
          <w:color w:val="101010"/>
          <w:kern w:val="0"/>
          <w:szCs w:val="24"/>
        </w:rPr>
        <w:t>雙人點餐推薦攻略</w:t>
      </w:r>
    </w:p>
    <w:p w14:paraId="327C1BB2" w14:textId="77777777" w:rsidR="002913F4" w:rsidRPr="002913F4" w:rsidRDefault="002913F4" w:rsidP="002913F4">
      <w:pPr>
        <w:widowControl/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兩人入座後，建議直接這樣點最豐盛且無負擔：</w:t>
      </w:r>
    </w:p>
    <w:p w14:paraId="5E3F5AE5" w14:textId="77777777" w:rsidR="002913F4" w:rsidRPr="002913F4" w:rsidRDefault="002913F4" w:rsidP="002913F4">
      <w:pPr>
        <w:widowControl/>
        <w:numPr>
          <w:ilvl w:val="0"/>
          <w:numId w:val="7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lastRenderedPageBreak/>
        <w:t>點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1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份</w:t>
      </w:r>
      <w:proofErr w:type="gramStart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【</w:t>
      </w:r>
      <w:proofErr w:type="gramEnd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モーニングセット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(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經典早餐套餐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)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】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（約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700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円）：</w:t>
      </w:r>
    </w:p>
    <w:p w14:paraId="3F8EFE39" w14:textId="77777777" w:rsidR="002913F4" w:rsidRPr="002913F4" w:rsidRDefault="002913F4" w:rsidP="002913F4">
      <w:pPr>
        <w:widowControl/>
        <w:numPr>
          <w:ilvl w:val="1"/>
          <w:numId w:val="7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享用招牌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厚切烤吐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司、水煮蛋、沙拉與一杯虹吸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式手沖黑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咖啡（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Blend Coffee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）。</w:t>
      </w:r>
    </w:p>
    <w:p w14:paraId="6BBBB449" w14:textId="77777777" w:rsidR="002913F4" w:rsidRPr="002913F4" w:rsidRDefault="002913F4" w:rsidP="002913F4">
      <w:pPr>
        <w:widowControl/>
        <w:numPr>
          <w:ilvl w:val="0"/>
          <w:numId w:val="7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點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1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份</w:t>
      </w:r>
      <w:proofErr w:type="gramStart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【</w:t>
      </w:r>
      <w:proofErr w:type="gramEnd"/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ピザトーストセット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(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披薩厚片套餐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)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】或【ジャマイカンカレー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(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牙買加黑咖哩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)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】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（約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850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～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950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円）：</w:t>
      </w:r>
    </w:p>
    <w:p w14:paraId="1B003DB9" w14:textId="77777777" w:rsidR="002913F4" w:rsidRPr="002913F4" w:rsidRDefault="002913F4" w:rsidP="002913F4">
      <w:pPr>
        <w:widowControl/>
        <w:numPr>
          <w:ilvl w:val="1"/>
          <w:numId w:val="7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兩人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分著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吃不同口味，既能吃到招牌酥脆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厚片吐司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，又能品嚐到</w:t>
      </w:r>
      <w:proofErr w:type="gram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名震青森</w:t>
      </w:r>
      <w:proofErr w:type="gram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的鎮店黑咖哩！</w:t>
      </w:r>
    </w:p>
    <w:p w14:paraId="734C9694" w14:textId="77777777" w:rsidR="002913F4" w:rsidRPr="002913F4" w:rsidRDefault="002913F4" w:rsidP="002913F4">
      <w:pPr>
        <w:widowControl/>
        <w:numPr>
          <w:ilvl w:val="0"/>
          <w:numId w:val="7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結帳金額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：兩人合計約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1,500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～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 xml:space="preserve"> 1,700 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円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，直接出示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台灣街口支付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/</w:t>
      </w:r>
      <w:r w:rsidRPr="002913F4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全支付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掃店家的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PayPay</w:t>
      </w:r>
      <w:proofErr w:type="spellEnd"/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 xml:space="preserve"> QR Code </w:t>
      </w:r>
      <w:r w:rsidRPr="002913F4">
        <w:rPr>
          <w:rFonts w:ascii="Segoe UI" w:eastAsia="新細明體" w:hAnsi="Segoe UI" w:cs="Segoe UI"/>
          <w:color w:val="101010"/>
          <w:kern w:val="0"/>
          <w:sz w:val="21"/>
          <w:szCs w:val="21"/>
        </w:rPr>
        <w:t>即可搞定！</w:t>
      </w:r>
    </w:p>
    <w:p w14:paraId="013CAC05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12.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【下午茶】弘前市蘋果公園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りんごの家】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(Apple House)</w:t>
      </w:r>
    </w:p>
    <w:p w14:paraId="0F9FF763" w14:textId="77777777" w:rsidR="002913F4" w:rsidRDefault="002913F4" w:rsidP="002913F4">
      <w:pPr>
        <w:widowControl/>
        <w:numPr>
          <w:ilvl w:val="0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：弘前市清水富田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字寺澤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125</w:t>
      </w:r>
    </w:p>
    <w:p w14:paraId="06E253F5" w14:textId="77777777" w:rsidR="002913F4" w:rsidRDefault="002913F4" w:rsidP="002913F4">
      <w:pPr>
        <w:widowControl/>
        <w:numPr>
          <w:ilvl w:val="0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09:00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17:00</w:t>
      </w:r>
    </w:p>
    <w:p w14:paraId="33BB8574" w14:textId="77777777" w:rsidR="002913F4" w:rsidRDefault="002913F4" w:rsidP="002913F4">
      <w:pPr>
        <w:widowControl/>
        <w:numPr>
          <w:ilvl w:val="0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必吃蘋果全餐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3BFB921D" w14:textId="77777777" w:rsidR="002913F4" w:rsidRDefault="002913F4" w:rsidP="002913F4">
      <w:pPr>
        <w:widowControl/>
        <w:numPr>
          <w:ilvl w:val="1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焼きたてアップルパイ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每日現烤弘前蘋果派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420 </w:t>
      </w:r>
      <w:r>
        <w:rPr>
          <w:rFonts w:ascii="Segoe UI" w:hAnsi="Segoe UI" w:cs="Segoe UI"/>
          <w:color w:val="101010"/>
          <w:sz w:val="21"/>
          <w:szCs w:val="21"/>
        </w:rPr>
        <w:t>円（弘前產蘋果酸甜爆漿）</w:t>
      </w:r>
    </w:p>
    <w:p w14:paraId="3D2131FF" w14:textId="77777777" w:rsidR="002913F4" w:rsidRDefault="002913F4" w:rsidP="002913F4">
      <w:pPr>
        <w:widowControl/>
        <w:numPr>
          <w:ilvl w:val="1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りんごソフトクリーム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蘋果鮮奶霜淇淋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3D87E27F" w14:textId="77777777" w:rsidR="002913F4" w:rsidRDefault="002913F4" w:rsidP="002913F4">
      <w:pPr>
        <w:widowControl/>
        <w:numPr>
          <w:ilvl w:val="1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利きりんごジュースセット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(3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種品種青森蘋果汁評飲組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500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108FA54" w14:textId="77777777" w:rsidR="002913F4" w:rsidRDefault="002913F4" w:rsidP="002913F4">
      <w:pPr>
        <w:widowControl/>
        <w:numPr>
          <w:ilvl w:val="0"/>
          <w:numId w:val="19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70783A56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4CF046FE">
          <v:rect id="_x0000_i1063" style="width:479.65pt;height:.75pt" o:hrpct="0" o:hralign="center" o:hrstd="t" o:hr="t" fillcolor="#a0a0a0" stroked="f"/>
        </w:pict>
      </w:r>
    </w:p>
    <w:p w14:paraId="4F62DC91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t>🚅</w:t>
      </w:r>
      <w:r>
        <w:rPr>
          <w:rFonts w:ascii="Segoe UI" w:hAnsi="Segoe UI" w:cs="Segoe UI"/>
          <w:color w:val="101010"/>
          <w:sz w:val="27"/>
          <w:szCs w:val="27"/>
        </w:rPr>
        <w:t xml:space="preserve"> Day 6 (10/11)</w:t>
      </w:r>
      <w:r>
        <w:rPr>
          <w:rFonts w:ascii="Segoe UI" w:hAnsi="Segoe UI" w:cs="Segoe UI"/>
          <w:color w:val="101010"/>
          <w:sz w:val="27"/>
          <w:szCs w:val="27"/>
        </w:rPr>
        <w:t>：</w:t>
      </w:r>
      <w:proofErr w:type="gramStart"/>
      <w:r>
        <w:rPr>
          <w:rFonts w:ascii="Segoe UI" w:hAnsi="Segoe UI" w:cs="Segoe UI"/>
          <w:color w:val="101010"/>
          <w:sz w:val="27"/>
          <w:szCs w:val="27"/>
        </w:rPr>
        <w:t>新青森</w:t>
      </w:r>
      <w:proofErr w:type="gramEnd"/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仙台</w:t>
      </w:r>
    </w:p>
    <w:p w14:paraId="1EB49319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13.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【午餐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/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晚餐】仙台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たんや善治郎】或【伊達の牛たん本舗】</w:t>
      </w:r>
    </w:p>
    <w:p w14:paraId="107BF98E" w14:textId="77777777" w:rsidR="002913F4" w:rsidRDefault="002913F4" w:rsidP="002913F4">
      <w:pPr>
        <w:widowControl/>
        <w:numPr>
          <w:ilvl w:val="0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JR </w:t>
      </w:r>
      <w:r>
        <w:rPr>
          <w:rFonts w:ascii="Segoe UI" w:hAnsi="Segoe UI" w:cs="Segoe UI"/>
          <w:color w:val="101010"/>
          <w:sz w:val="21"/>
          <w:szCs w:val="21"/>
        </w:rPr>
        <w:t>仙台站</w:t>
      </w:r>
      <w:r>
        <w:rPr>
          <w:rFonts w:ascii="Segoe UI" w:hAnsi="Segoe UI" w:cs="Segoe UI"/>
          <w:color w:val="101010"/>
          <w:sz w:val="21"/>
          <w:szCs w:val="21"/>
        </w:rPr>
        <w:t xml:space="preserve"> 3F</w:t>
      </w:r>
      <w:r>
        <w:rPr>
          <w:rFonts w:ascii="Segoe UI" w:hAnsi="Segoe UI" w:cs="Segoe UI"/>
          <w:color w:val="101010"/>
          <w:sz w:val="21"/>
          <w:szCs w:val="21"/>
        </w:rPr>
        <w:t>「牛たん通り</w:t>
      </w:r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Fonts w:ascii="Segoe UI" w:hAnsi="Segoe UI" w:cs="Segoe UI"/>
          <w:color w:val="101010"/>
          <w:sz w:val="21"/>
          <w:szCs w:val="21"/>
        </w:rPr>
        <w:t>牛舌通</w:t>
      </w:r>
      <w:r>
        <w:rPr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」</w:t>
      </w:r>
    </w:p>
    <w:p w14:paraId="7F217D65" w14:textId="77777777" w:rsidR="002913F4" w:rsidRDefault="002913F4" w:rsidP="002913F4">
      <w:pPr>
        <w:widowControl/>
        <w:numPr>
          <w:ilvl w:val="0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11:00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22:30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最後點餐</w:t>
      </w:r>
      <w:r>
        <w:rPr>
          <w:rFonts w:ascii="Segoe UI" w:hAnsi="Segoe UI" w:cs="Segoe UI"/>
          <w:color w:val="101010"/>
          <w:sz w:val="21"/>
          <w:szCs w:val="21"/>
        </w:rPr>
        <w:t xml:space="preserve"> 22:00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42D49077" w14:textId="77777777" w:rsidR="002913F4" w:rsidRDefault="002913F4" w:rsidP="002913F4">
      <w:pPr>
        <w:widowControl/>
        <w:numPr>
          <w:ilvl w:val="0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必點經典菜單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6FB6F9F9" w14:textId="77777777" w:rsidR="002913F4" w:rsidRDefault="002913F4" w:rsidP="002913F4">
      <w:pPr>
        <w:widowControl/>
        <w:numPr>
          <w:ilvl w:val="1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【善治郎】牛たん定食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炭火烤牛舌定食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4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枚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8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切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2,860 </w:t>
      </w:r>
      <w:r>
        <w:rPr>
          <w:rFonts w:ascii="Segoe UI" w:hAnsi="Segoe UI" w:cs="Segoe UI"/>
          <w:color w:val="101010"/>
          <w:sz w:val="21"/>
          <w:szCs w:val="21"/>
        </w:rPr>
        <w:t>円（附麥飯、牛尾湯、南蠻味噌、山藥泥，麥飯可免費續一次）</w:t>
      </w:r>
    </w:p>
    <w:p w14:paraId="59A0B001" w14:textId="77777777" w:rsidR="002913F4" w:rsidRDefault="002913F4" w:rsidP="002913F4">
      <w:pPr>
        <w:widowControl/>
        <w:numPr>
          <w:ilvl w:val="1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【善治郎】上選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極厚真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中たん定食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極厚切頂級牛舌根部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3,630 </w:t>
      </w:r>
      <w:r>
        <w:rPr>
          <w:rFonts w:ascii="Segoe UI" w:hAnsi="Segoe UI" w:cs="Segoe UI"/>
          <w:color w:val="101010"/>
          <w:sz w:val="21"/>
          <w:szCs w:val="21"/>
        </w:rPr>
        <w:t>円（每日限量）</w:t>
      </w:r>
    </w:p>
    <w:p w14:paraId="048CFB98" w14:textId="77777777" w:rsidR="002913F4" w:rsidRDefault="002913F4" w:rsidP="002913F4">
      <w:pPr>
        <w:widowControl/>
        <w:numPr>
          <w:ilvl w:val="1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【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伊達の牛たん】芯たん定食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厚切芯牛舌定食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-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鹽味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/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味噌味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3,300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F9CB8E8" w14:textId="77777777" w:rsidR="002913F4" w:rsidRDefault="002913F4" w:rsidP="002913F4">
      <w:pPr>
        <w:widowControl/>
        <w:numPr>
          <w:ilvl w:val="1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ずんだシェイク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仙台名物毛豆泥奶昔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380 </w:t>
      </w:r>
      <w:r>
        <w:rPr>
          <w:rFonts w:ascii="Segoe UI" w:hAnsi="Segoe UI" w:cs="Segoe UI"/>
          <w:color w:val="101010"/>
          <w:sz w:val="21"/>
          <w:szCs w:val="21"/>
        </w:rPr>
        <w:t>円（仙台站專賣店外帶）</w:t>
      </w:r>
    </w:p>
    <w:p w14:paraId="2A6E6916" w14:textId="77777777" w:rsidR="002913F4" w:rsidRDefault="002913F4" w:rsidP="002913F4">
      <w:pPr>
        <w:widowControl/>
        <w:numPr>
          <w:ilvl w:val="0"/>
          <w:numId w:val="20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</w:t>
      </w:r>
      <w:r>
        <w:rPr>
          <w:rFonts w:ascii="Segoe UI" w:hAnsi="Segoe UI" w:cs="Segoe UI"/>
          <w:color w:val="101010"/>
          <w:sz w:val="21"/>
          <w:szCs w:val="21"/>
        </w:rPr>
        <w:t>Apple Pay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68C22B6F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38E05AD0">
          <v:rect id="_x0000_i1064" style="width:479.65pt;height:.75pt" o:hrpct="0" o:hralign="center" o:hrstd="t" o:hr="t" fillcolor="#a0a0a0" stroked="f"/>
        </w:pict>
      </w:r>
    </w:p>
    <w:p w14:paraId="7C09353C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lastRenderedPageBreak/>
        <w:t>🌊</w:t>
      </w:r>
      <w:r>
        <w:rPr>
          <w:rFonts w:ascii="Segoe UI" w:hAnsi="Segoe UI" w:cs="Segoe UI"/>
          <w:color w:val="101010"/>
          <w:sz w:val="27"/>
          <w:szCs w:val="27"/>
        </w:rPr>
        <w:t xml:space="preserve"> Day 7 (10/12)</w:t>
      </w:r>
      <w:r>
        <w:rPr>
          <w:rFonts w:ascii="Segoe UI" w:hAnsi="Segoe UI" w:cs="Segoe UI"/>
          <w:color w:val="101010"/>
          <w:sz w:val="27"/>
          <w:szCs w:val="27"/>
        </w:rPr>
        <w:t>：仙台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松島海岸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新田</w:t>
      </w:r>
    </w:p>
    <w:p w14:paraId="084C3EEE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14.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【午餐】松島海岸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松島さかな市場】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松島魚市場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7016D4F3" w14:textId="77777777" w:rsidR="002913F4" w:rsidRDefault="002913F4" w:rsidP="002913F4">
      <w:pPr>
        <w:widowControl/>
        <w:numPr>
          <w:ilvl w:val="0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：宮城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縣宮城郡松島町普賢堂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4-10</w:t>
      </w:r>
    </w:p>
    <w:p w14:paraId="36F459BA" w14:textId="77777777" w:rsidR="002913F4" w:rsidRDefault="002913F4" w:rsidP="002913F4">
      <w:pPr>
        <w:widowControl/>
        <w:numPr>
          <w:ilvl w:val="0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08:30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16:00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熱食供應至</w:t>
      </w:r>
      <w:r>
        <w:rPr>
          <w:rFonts w:ascii="Segoe UI" w:hAnsi="Segoe UI" w:cs="Segoe UI"/>
          <w:color w:val="101010"/>
          <w:sz w:val="21"/>
          <w:szCs w:val="21"/>
        </w:rPr>
        <w:t xml:space="preserve"> 15:30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5722FA54" w14:textId="77777777" w:rsidR="002913F4" w:rsidRDefault="002913F4" w:rsidP="002913F4">
      <w:pPr>
        <w:widowControl/>
        <w:numPr>
          <w:ilvl w:val="0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必吃海鮮菜單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73EA4679" w14:textId="77777777" w:rsidR="002913F4" w:rsidRDefault="002913F4" w:rsidP="002913F4">
      <w:pPr>
        <w:widowControl/>
        <w:numPr>
          <w:ilvl w:val="1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焼き牡蠣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松島現烤帶殼大生蠔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2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顆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7D9E879D" w14:textId="77777777" w:rsidR="002913F4" w:rsidRDefault="002913F4" w:rsidP="002913F4">
      <w:pPr>
        <w:widowControl/>
        <w:numPr>
          <w:ilvl w:val="1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かき丼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秘製醬汁鮮牡蠣蓋飯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1,000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5C59562" w14:textId="77777777" w:rsidR="002913F4" w:rsidRDefault="002913F4" w:rsidP="002913F4">
      <w:pPr>
        <w:widowControl/>
        <w:numPr>
          <w:ilvl w:val="1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まぐろづくし丼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極上黑鮪魚全餐丼飯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1,600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800BA7A" w14:textId="77777777" w:rsidR="002913F4" w:rsidRDefault="002913F4" w:rsidP="002913F4">
      <w:pPr>
        <w:widowControl/>
        <w:numPr>
          <w:ilvl w:val="1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松島かきバーガー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松島炸牡蠣漢堡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EFEA70C" w14:textId="77777777" w:rsidR="002913F4" w:rsidRDefault="002913F4" w:rsidP="002913F4">
      <w:pPr>
        <w:widowControl/>
        <w:numPr>
          <w:ilvl w:val="0"/>
          <w:numId w:val="21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、現金、信用卡。</w:t>
      </w:r>
    </w:p>
    <w:p w14:paraId="6A5B5132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12089D8E">
          <v:rect id="_x0000_i1065" style="width:479.65pt;height:.75pt" o:hrpct="0" o:hralign="center" o:hrstd="t" o:hr="t" fillcolor="#a0a0a0" stroked="f"/>
        </w:pict>
      </w:r>
    </w:p>
    <w:p w14:paraId="4C46E333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t>🥩</w:t>
      </w:r>
      <w:r>
        <w:rPr>
          <w:rFonts w:ascii="Segoe UI" w:hAnsi="Segoe UI" w:cs="Segoe UI"/>
          <w:color w:val="101010"/>
          <w:sz w:val="27"/>
          <w:szCs w:val="27"/>
        </w:rPr>
        <w:t xml:space="preserve"> Day 8 (10/13)</w:t>
      </w:r>
      <w:r>
        <w:rPr>
          <w:rFonts w:ascii="Segoe UI" w:hAnsi="Segoe UI" w:cs="Segoe UI"/>
          <w:color w:val="101010"/>
          <w:sz w:val="27"/>
          <w:szCs w:val="27"/>
        </w:rPr>
        <w:t>：仙台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大宮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東京新宿</w:t>
      </w:r>
    </w:p>
    <w:p w14:paraId="5686F4EA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15.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【午餐】新宿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肉屋の台所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新宿東口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号店】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和牛吃到飽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126EA999" w14:textId="77777777" w:rsidR="002913F4" w:rsidRDefault="002913F4" w:rsidP="002913F4">
      <w:pPr>
        <w:widowControl/>
        <w:numPr>
          <w:ilvl w:val="0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：新宿區歌舞伎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町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1-6-14 </w:t>
      </w:r>
      <w:r>
        <w:rPr>
          <w:rFonts w:ascii="Segoe UI" w:hAnsi="Segoe UI" w:cs="Segoe UI"/>
          <w:color w:val="101010"/>
          <w:sz w:val="21"/>
          <w:szCs w:val="21"/>
        </w:rPr>
        <w:t>第</w:t>
      </w:r>
      <w:r>
        <w:rPr>
          <w:rFonts w:ascii="Segoe UI" w:hAnsi="Segoe UI" w:cs="Segoe UI"/>
          <w:color w:val="101010"/>
          <w:sz w:val="21"/>
          <w:szCs w:val="21"/>
        </w:rPr>
        <w:t>2</w:t>
      </w:r>
      <w:r>
        <w:rPr>
          <w:rFonts w:ascii="Segoe UI" w:hAnsi="Segoe UI" w:cs="Segoe UI"/>
          <w:color w:val="101010"/>
          <w:sz w:val="21"/>
          <w:szCs w:val="21"/>
        </w:rPr>
        <w:t>ショーリビル</w:t>
      </w:r>
      <w:r>
        <w:rPr>
          <w:rFonts w:ascii="Segoe UI" w:hAnsi="Segoe UI" w:cs="Segoe UI"/>
          <w:color w:val="101010"/>
          <w:sz w:val="21"/>
          <w:szCs w:val="21"/>
        </w:rPr>
        <w:t xml:space="preserve"> 5F</w:t>
      </w:r>
    </w:p>
    <w:p w14:paraId="3A6D1E56" w14:textId="77777777" w:rsidR="002913F4" w:rsidRDefault="002913F4" w:rsidP="002913F4">
      <w:pPr>
        <w:widowControl/>
        <w:numPr>
          <w:ilvl w:val="0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12:00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15:00 / 16:00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23:00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已預訂</w:t>
      </w:r>
      <w:r>
        <w:rPr>
          <w:rFonts w:ascii="Segoe UI" w:hAnsi="Segoe UI" w:cs="Segoe UI"/>
          <w:color w:val="101010"/>
          <w:sz w:val="21"/>
          <w:szCs w:val="21"/>
        </w:rPr>
        <w:t xml:space="preserve"> 12:30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07319539" w14:textId="77777777" w:rsidR="002913F4" w:rsidRDefault="002913F4" w:rsidP="002913F4">
      <w:pPr>
        <w:widowControl/>
        <w:numPr>
          <w:ilvl w:val="0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吃到飽內容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每人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6,000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円折後價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1436663B" w14:textId="77777777" w:rsidR="002913F4" w:rsidRDefault="002913F4" w:rsidP="002913F4">
      <w:pPr>
        <w:widowControl/>
        <w:numPr>
          <w:ilvl w:val="1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特選黑毛和牛</w:t>
      </w:r>
      <w:r>
        <w:rPr>
          <w:rFonts w:ascii="Segoe UI" w:hAnsi="Segoe UI" w:cs="Segoe UI"/>
          <w:color w:val="101010"/>
          <w:sz w:val="21"/>
          <w:szCs w:val="21"/>
        </w:rPr>
        <w:t>：和牛カルビ</w:t>
      </w:r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Fonts w:ascii="Segoe UI" w:hAnsi="Segoe UI" w:cs="Segoe UI"/>
          <w:color w:val="101010"/>
          <w:sz w:val="21"/>
          <w:szCs w:val="21"/>
        </w:rPr>
        <w:t>牛五花</w:t>
      </w:r>
      <w:r>
        <w:rPr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、和牛ロース</w:t>
      </w:r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Fonts w:ascii="Segoe UI" w:hAnsi="Segoe UI" w:cs="Segoe UI"/>
          <w:color w:val="101010"/>
          <w:sz w:val="21"/>
          <w:szCs w:val="21"/>
        </w:rPr>
        <w:t>牛里肌</w:t>
      </w:r>
      <w:r>
        <w:rPr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、和牛赤身</w:t>
      </w:r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Fonts w:ascii="Segoe UI" w:hAnsi="Segoe UI" w:cs="Segoe UI"/>
          <w:color w:val="101010"/>
          <w:sz w:val="21"/>
          <w:szCs w:val="21"/>
        </w:rPr>
        <w:t>瘦肉</w:t>
      </w:r>
      <w:r>
        <w:rPr>
          <w:rFonts w:ascii="Segoe UI" w:hAnsi="Segoe UI" w:cs="Segoe UI"/>
          <w:color w:val="101010"/>
          <w:sz w:val="21"/>
          <w:szCs w:val="21"/>
        </w:rPr>
        <w:t>)</w:t>
      </w:r>
    </w:p>
    <w:p w14:paraId="05FC9398" w14:textId="77777777" w:rsidR="002913F4" w:rsidRDefault="002913F4" w:rsidP="002913F4">
      <w:pPr>
        <w:widowControl/>
        <w:numPr>
          <w:ilvl w:val="1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名物牛舌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厚切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り牛タン</w:t>
      </w:r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Fonts w:ascii="Segoe UI" w:hAnsi="Segoe UI" w:cs="Segoe UI"/>
          <w:color w:val="101010"/>
          <w:sz w:val="21"/>
          <w:szCs w:val="21"/>
        </w:rPr>
        <w:t>厚切牛舌</w:t>
      </w:r>
      <w:r>
        <w:rPr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、ねぎ塩牛タン</w:t>
      </w:r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Fonts w:ascii="Segoe UI" w:hAnsi="Segoe UI" w:cs="Segoe UI"/>
          <w:color w:val="101010"/>
          <w:sz w:val="21"/>
          <w:szCs w:val="21"/>
        </w:rPr>
        <w:t>蔥鹽薄切牛舌</w:t>
      </w:r>
      <w:r>
        <w:rPr>
          <w:rFonts w:ascii="Segoe UI" w:hAnsi="Segoe UI" w:cs="Segoe UI"/>
          <w:color w:val="101010"/>
          <w:sz w:val="21"/>
          <w:szCs w:val="21"/>
        </w:rPr>
        <w:t>)</w:t>
      </w:r>
    </w:p>
    <w:p w14:paraId="45B6DD80" w14:textId="77777777" w:rsidR="002913F4" w:rsidRDefault="002913F4" w:rsidP="002913F4">
      <w:pPr>
        <w:widowControl/>
        <w:numPr>
          <w:ilvl w:val="1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副餐料理</w:t>
      </w:r>
      <w:r>
        <w:rPr>
          <w:rFonts w:ascii="Segoe UI" w:hAnsi="Segoe UI" w:cs="Segoe UI"/>
          <w:color w:val="101010"/>
          <w:sz w:val="21"/>
          <w:szCs w:val="21"/>
        </w:rPr>
        <w:t>：黑毛和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牛炙燒握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壽司、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石鍋拌飯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、盛岡冷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麵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、沙拉吧、生啤酒軟性飲料無限暢飲</w:t>
      </w:r>
    </w:p>
    <w:p w14:paraId="135C4295" w14:textId="77777777" w:rsidR="002913F4" w:rsidRDefault="002913F4" w:rsidP="002913F4">
      <w:pPr>
        <w:widowControl/>
        <w:numPr>
          <w:ilvl w:val="0"/>
          <w:numId w:val="22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557301C1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6F9108B4">
          <v:rect id="_x0000_i1066" style="width:479.65pt;height:.75pt" o:hrpct="0" o:hralign="center" o:hrstd="t" o:hr="t" fillcolor="#a0a0a0" stroked="f"/>
        </w:pict>
      </w:r>
    </w:p>
    <w:p w14:paraId="381728B9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16.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【晚餐】表參道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おひつ膳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田んぼ】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Ohitsuzen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Tanbo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6B82125A" w14:textId="77777777" w:rsidR="002913F4" w:rsidRDefault="002913F4" w:rsidP="002913F4">
      <w:pPr>
        <w:widowControl/>
        <w:numPr>
          <w:ilvl w:val="0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：東京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都澀谷區神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宮前</w:t>
      </w:r>
      <w:r>
        <w:rPr>
          <w:rFonts w:ascii="Segoe UI" w:hAnsi="Segoe UI" w:cs="Segoe UI"/>
          <w:color w:val="101010"/>
          <w:sz w:val="21"/>
          <w:szCs w:val="21"/>
        </w:rPr>
        <w:t xml:space="preserve"> 5-11-6</w:t>
      </w:r>
    </w:p>
    <w:p w14:paraId="7806FC08" w14:textId="77777777" w:rsidR="002913F4" w:rsidRDefault="002913F4" w:rsidP="002913F4">
      <w:pPr>
        <w:widowControl/>
        <w:numPr>
          <w:ilvl w:val="0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11:00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20:00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最後點餐</w:t>
      </w:r>
      <w:r>
        <w:rPr>
          <w:rFonts w:ascii="Segoe UI" w:hAnsi="Segoe UI" w:cs="Segoe UI"/>
          <w:color w:val="101010"/>
          <w:sz w:val="21"/>
          <w:szCs w:val="21"/>
        </w:rPr>
        <w:t xml:space="preserve"> 19:30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3EFFAA21" w14:textId="77777777" w:rsidR="002913F4" w:rsidRDefault="002913F4" w:rsidP="002913F4">
      <w:pPr>
        <w:widowControl/>
        <w:numPr>
          <w:ilvl w:val="0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木桶米飯茶泡飯名物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712E8B21" w14:textId="77777777" w:rsidR="002913F4" w:rsidRDefault="002913F4" w:rsidP="002913F4">
      <w:pPr>
        <w:widowControl/>
        <w:numPr>
          <w:ilvl w:val="1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鮭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いくらおひつ膳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秋鮭配醬油漬鮭魚卵木桶御膳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2,600 </w:t>
      </w:r>
      <w:r>
        <w:rPr>
          <w:rFonts w:ascii="Segoe UI" w:hAnsi="Segoe UI" w:cs="Segoe UI"/>
          <w:color w:val="101010"/>
          <w:sz w:val="21"/>
          <w:szCs w:val="21"/>
        </w:rPr>
        <w:t>円（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店內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No.1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219C5458" w14:textId="77777777" w:rsidR="002913F4" w:rsidRDefault="002913F4" w:rsidP="002913F4">
      <w:pPr>
        <w:widowControl/>
        <w:numPr>
          <w:ilvl w:val="1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lastRenderedPageBreak/>
        <w:t>銀だら粕漬けおひつ膳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酒粕烤銀鱈魚御膳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2,200 </w:t>
      </w:r>
      <w:r>
        <w:rPr>
          <w:rFonts w:ascii="Segoe UI" w:hAnsi="Segoe UI" w:cs="Segoe UI"/>
          <w:color w:val="101010"/>
          <w:sz w:val="21"/>
          <w:szCs w:val="21"/>
        </w:rPr>
        <w:t>円（魚肉極致嫩甜）</w:t>
      </w:r>
    </w:p>
    <w:p w14:paraId="055C886B" w14:textId="77777777" w:rsidR="002913F4" w:rsidRDefault="002913F4" w:rsidP="002913F4">
      <w:pPr>
        <w:widowControl/>
        <w:numPr>
          <w:ilvl w:val="1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うなぎおひつ膳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蒲燒鰻魚木桶御膳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3,200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9EA192F" w14:textId="77777777" w:rsidR="002913F4" w:rsidRDefault="002913F4" w:rsidP="002913F4">
      <w:pPr>
        <w:widowControl/>
        <w:numPr>
          <w:ilvl w:val="1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微軟正黑體" w:eastAsia="微軟正黑體" w:hAnsi="微軟正黑體" w:cs="微軟正黑體" w:hint="eastAsia"/>
          <w:color w:val="101010"/>
          <w:sz w:val="21"/>
          <w:szCs w:val="21"/>
        </w:rPr>
        <w:t>※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內行吃法</w:t>
      </w:r>
      <w:r>
        <w:rPr>
          <w:rFonts w:ascii="Segoe UI" w:hAnsi="Segoe UI" w:cs="Segoe UI"/>
          <w:color w:val="101010"/>
          <w:sz w:val="21"/>
          <w:szCs w:val="21"/>
        </w:rPr>
        <w:t>：第一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碗單吃越光米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白飯配魚肉；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第二碗撒上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海苔絲與芥末，沖入店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內特熬的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高溫玄米茶湯，化身銷魂「茶泡飯」！</w:t>
      </w:r>
    </w:p>
    <w:p w14:paraId="34D4EF46" w14:textId="77777777" w:rsidR="002913F4" w:rsidRDefault="002913F4" w:rsidP="002913F4">
      <w:pPr>
        <w:widowControl/>
        <w:numPr>
          <w:ilvl w:val="0"/>
          <w:numId w:val="23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r>
        <w:rPr>
          <w:rFonts w:ascii="Segoe UI" w:hAnsi="Segoe UI" w:cs="Segoe UI"/>
          <w:color w:val="101010"/>
          <w:sz w:val="21"/>
          <w:szCs w:val="21"/>
        </w:rPr>
        <w:t>Apple Pay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67EC2A0B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2A07E378">
          <v:rect id="_x0000_i1067" style="width:479.65pt;height:.75pt" o:hrpct="0" o:hralign="center" o:hrstd="t" o:hr="t" fillcolor="#a0a0a0" stroked="f"/>
        </w:pict>
      </w:r>
    </w:p>
    <w:p w14:paraId="6A15CB20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t>🏮</w:t>
      </w:r>
      <w:r>
        <w:rPr>
          <w:rFonts w:ascii="Segoe UI" w:hAnsi="Segoe UI" w:cs="Segoe UI"/>
          <w:color w:val="101010"/>
          <w:sz w:val="27"/>
          <w:szCs w:val="27"/>
        </w:rPr>
        <w:t xml:space="preserve"> Day 9 (10/14)</w:t>
      </w:r>
      <w:r>
        <w:rPr>
          <w:rFonts w:ascii="Segoe UI" w:hAnsi="Segoe UI" w:cs="Segoe UI"/>
          <w:color w:val="101010"/>
          <w:sz w:val="27"/>
          <w:szCs w:val="27"/>
        </w:rPr>
        <w:t>：</w:t>
      </w:r>
      <w:proofErr w:type="gramStart"/>
      <w:r>
        <w:rPr>
          <w:rFonts w:ascii="Segoe UI" w:hAnsi="Segoe UI" w:cs="Segoe UI"/>
          <w:color w:val="101010"/>
          <w:sz w:val="27"/>
          <w:szCs w:val="27"/>
        </w:rPr>
        <w:t>川越小江</w:t>
      </w:r>
      <w:proofErr w:type="gramEnd"/>
      <w:r>
        <w:rPr>
          <w:rFonts w:ascii="Segoe UI" w:hAnsi="Segoe UI" w:cs="Segoe UI"/>
          <w:color w:val="101010"/>
          <w:sz w:val="27"/>
          <w:szCs w:val="27"/>
        </w:rPr>
        <w:t>戶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淺草寺夜景</w:t>
      </w:r>
    </w:p>
    <w:p w14:paraId="611E7060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17.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【午餐】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川越百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年老店【小川菊】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Ogakiku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鰻魚飯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67CA0656" w14:textId="77777777" w:rsidR="002913F4" w:rsidRDefault="002913F4" w:rsidP="002913F4">
      <w:pPr>
        <w:widowControl/>
        <w:numPr>
          <w:ilvl w:val="0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埼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玉縣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川越市仲町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3-22</w:t>
      </w:r>
      <w:r>
        <w:rPr>
          <w:rFonts w:ascii="Segoe UI" w:hAnsi="Segoe UI" w:cs="Segoe UI"/>
          <w:color w:val="101010"/>
          <w:sz w:val="21"/>
          <w:szCs w:val="21"/>
        </w:rPr>
        <w:t>（大正浪漫夢通街）</w:t>
      </w:r>
    </w:p>
    <w:p w14:paraId="4C620DEC" w14:textId="77777777" w:rsidR="002913F4" w:rsidRDefault="002913F4" w:rsidP="002913F4">
      <w:pPr>
        <w:widowControl/>
        <w:numPr>
          <w:ilvl w:val="0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11:00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19:00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L.O. 18:30</w:t>
      </w:r>
      <w:r>
        <w:rPr>
          <w:rFonts w:ascii="Segoe UI" w:hAnsi="Segoe UI" w:cs="Segoe UI"/>
          <w:color w:val="101010"/>
          <w:sz w:val="21"/>
          <w:szCs w:val="21"/>
        </w:rPr>
        <w:t>）</w:t>
      </w:r>
    </w:p>
    <w:p w14:paraId="68BCFA29" w14:textId="77777777" w:rsidR="002913F4" w:rsidRDefault="002913F4" w:rsidP="002913F4">
      <w:pPr>
        <w:widowControl/>
        <w:numPr>
          <w:ilvl w:val="0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百年炭火鰻魚菜單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34D5F885" w14:textId="77777777" w:rsidR="002913F4" w:rsidRDefault="002913F4" w:rsidP="002913F4">
      <w:pPr>
        <w:widowControl/>
        <w:numPr>
          <w:ilvl w:val="1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うな重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上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特選炭香鰻魚飯重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-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上等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4,400 </w:t>
      </w:r>
      <w:r>
        <w:rPr>
          <w:rFonts w:ascii="Segoe UI" w:hAnsi="Segoe UI" w:cs="Segoe UI"/>
          <w:color w:val="101010"/>
          <w:sz w:val="21"/>
          <w:szCs w:val="21"/>
        </w:rPr>
        <w:t>円（附鰻魚肝吸清湯、醬菜，炭香四溢）</w:t>
      </w:r>
    </w:p>
    <w:p w14:paraId="0FABE94D" w14:textId="77777777" w:rsidR="002913F4" w:rsidRDefault="002913F4" w:rsidP="002913F4">
      <w:pPr>
        <w:widowControl/>
        <w:numPr>
          <w:ilvl w:val="1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うな重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特上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雙層極厚蒲燒鰻魚飯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5,500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121E06D" w14:textId="77777777" w:rsidR="002913F4" w:rsidRDefault="002913F4" w:rsidP="002913F4">
      <w:pPr>
        <w:widowControl/>
        <w:numPr>
          <w:ilvl w:val="1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肝焼き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限量醬烤鰻魚肝串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700 </w:t>
      </w:r>
      <w:r>
        <w:rPr>
          <w:rFonts w:ascii="Segoe UI" w:hAnsi="Segoe UI" w:cs="Segoe UI"/>
          <w:color w:val="101010"/>
          <w:sz w:val="21"/>
          <w:szCs w:val="21"/>
        </w:rPr>
        <w:t>円（焦香微甘苦）</w:t>
      </w:r>
    </w:p>
    <w:p w14:paraId="1BAB8AF2" w14:textId="77777777" w:rsidR="002913F4" w:rsidRDefault="002913F4" w:rsidP="002913F4">
      <w:pPr>
        <w:widowControl/>
        <w:numPr>
          <w:ilvl w:val="1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うざく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醋漬鰻魚黃瓜開胃小菜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900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1EFE151F" w14:textId="77777777" w:rsidR="002913F4" w:rsidRDefault="002913F4" w:rsidP="002913F4">
      <w:pPr>
        <w:widowControl/>
        <w:numPr>
          <w:ilvl w:val="0"/>
          <w:numId w:val="24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重要提醒</w:t>
      </w:r>
      <w:r>
        <w:rPr>
          <w:rFonts w:ascii="Segoe UI" w:hAnsi="Segoe UI" w:cs="Segoe UI"/>
          <w:color w:val="101010"/>
          <w:sz w:val="21"/>
          <w:szCs w:val="21"/>
        </w:rPr>
        <w:t>：創業於</w:t>
      </w:r>
      <w:r>
        <w:rPr>
          <w:rFonts w:ascii="Segoe UI" w:hAnsi="Segoe UI" w:cs="Segoe UI"/>
          <w:color w:val="101010"/>
          <w:sz w:val="21"/>
          <w:szCs w:val="21"/>
        </w:rPr>
        <w:t xml:space="preserve"> 1807 </w:t>
      </w:r>
      <w:r>
        <w:rPr>
          <w:rFonts w:ascii="Segoe UI" w:hAnsi="Segoe UI" w:cs="Segoe UI"/>
          <w:color w:val="101010"/>
          <w:sz w:val="21"/>
          <w:szCs w:val="21"/>
        </w:rPr>
        <w:t>年，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100%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僅收日幣現金</w:t>
      </w:r>
      <w:r>
        <w:rPr>
          <w:rFonts w:ascii="Segoe UI" w:hAnsi="Segoe UI" w:cs="Segoe UI"/>
          <w:color w:val="101010"/>
          <w:sz w:val="21"/>
          <w:szCs w:val="21"/>
        </w:rPr>
        <w:t>！建議抵達先抽號碼牌再逛街。</w:t>
      </w:r>
    </w:p>
    <w:p w14:paraId="147D0A60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0BAE32A9">
          <v:rect id="_x0000_i1068" style="width:479.65pt;height:.75pt" o:hrpct="0" o:hralign="center" o:hrstd="t" o:hr="t" fillcolor="#a0a0a0" stroked="f"/>
        </w:pict>
      </w:r>
    </w:p>
    <w:p w14:paraId="1C03BCA0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18.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【晚餐】淺草半世紀名店【淺草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麻鳥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Asadori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</w:t>
      </w:r>
    </w:p>
    <w:p w14:paraId="5667FEFF" w14:textId="77777777" w:rsidR="002913F4" w:rsidRDefault="002913F4" w:rsidP="002913F4">
      <w:pPr>
        <w:widowControl/>
        <w:numPr>
          <w:ilvl w:val="0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：東京都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台東區淺草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1-31-2</w:t>
      </w:r>
      <w:r>
        <w:rPr>
          <w:rFonts w:ascii="Segoe UI" w:hAnsi="Segoe UI" w:cs="Segoe UI"/>
          <w:color w:val="101010"/>
          <w:sz w:val="21"/>
          <w:szCs w:val="21"/>
        </w:rPr>
        <w:t>（淺草寺雷門旁）</w:t>
      </w:r>
    </w:p>
    <w:p w14:paraId="6EAE514E" w14:textId="77777777" w:rsidR="002913F4" w:rsidRDefault="002913F4" w:rsidP="002913F4">
      <w:pPr>
        <w:widowControl/>
        <w:numPr>
          <w:ilvl w:val="0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11:30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21:00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最後點餐</w:t>
      </w:r>
      <w:r>
        <w:rPr>
          <w:rFonts w:ascii="Segoe UI" w:hAnsi="Segoe UI" w:cs="Segoe UI"/>
          <w:color w:val="101010"/>
          <w:sz w:val="21"/>
          <w:szCs w:val="21"/>
        </w:rPr>
        <w:t xml:space="preserve"> 20:30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307200EB" w14:textId="77777777" w:rsidR="002913F4" w:rsidRDefault="002913F4" w:rsidP="002913F4">
      <w:pPr>
        <w:widowControl/>
        <w:numPr>
          <w:ilvl w:val="0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現炊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釜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飯與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備長炭燒鳥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名單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2099FA49" w14:textId="77777777" w:rsidR="002913F4" w:rsidRDefault="002913F4" w:rsidP="002913F4">
      <w:pPr>
        <w:widowControl/>
        <w:numPr>
          <w:ilvl w:val="1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五目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釜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めし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招牌五目釜飯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1,650 </w:t>
      </w:r>
      <w:r>
        <w:rPr>
          <w:rFonts w:ascii="Segoe UI" w:hAnsi="Segoe UI" w:cs="Segoe UI"/>
          <w:color w:val="101010"/>
          <w:sz w:val="21"/>
          <w:szCs w:val="21"/>
        </w:rPr>
        <w:t>円（生米加入高湯與鮮蝦、地雞、椎茸、筍絲現煮</w:t>
      </w:r>
      <w:r>
        <w:rPr>
          <w:rFonts w:ascii="Segoe UI" w:hAnsi="Segoe UI" w:cs="Segoe UI"/>
          <w:color w:val="101010"/>
          <w:sz w:val="21"/>
          <w:szCs w:val="21"/>
        </w:rPr>
        <w:t xml:space="preserve"> 20 </w:t>
      </w:r>
      <w:r>
        <w:rPr>
          <w:rFonts w:ascii="Segoe UI" w:hAnsi="Segoe UI" w:cs="Segoe UI"/>
          <w:color w:val="101010"/>
          <w:sz w:val="21"/>
          <w:szCs w:val="21"/>
        </w:rPr>
        <w:t>分鐘）</w:t>
      </w:r>
    </w:p>
    <w:p w14:paraId="4E237DDD" w14:textId="77777777" w:rsidR="002913F4" w:rsidRDefault="002913F4" w:rsidP="002913F4">
      <w:pPr>
        <w:widowControl/>
        <w:numPr>
          <w:ilvl w:val="1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秋季限定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</w:rPr>
        <w:t>鮭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</w:rPr>
        <w:t>いくら釜めし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鮭魚卵釜飯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1,980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2A05BBB" w14:textId="77777777" w:rsidR="002913F4" w:rsidRDefault="002913F4" w:rsidP="002913F4">
      <w:pPr>
        <w:widowControl/>
        <w:numPr>
          <w:ilvl w:val="1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地鶏串焼き盛り合わせ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炭烤在地土雞串燒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5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本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1,400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1CEBE39C" w14:textId="77777777" w:rsidR="002913F4" w:rsidRDefault="002913F4" w:rsidP="002913F4">
      <w:pPr>
        <w:widowControl/>
        <w:numPr>
          <w:ilvl w:val="1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鳥わさ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半熟雞肉刺身佐生山葵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087A6E0" w14:textId="77777777" w:rsidR="002913F4" w:rsidRDefault="002913F4" w:rsidP="002913F4">
      <w:pPr>
        <w:widowControl/>
        <w:numPr>
          <w:ilvl w:val="0"/>
          <w:numId w:val="25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重要提醒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1972 </w:t>
      </w:r>
      <w:r>
        <w:rPr>
          <w:rFonts w:ascii="Segoe UI" w:hAnsi="Segoe UI" w:cs="Segoe UI"/>
          <w:color w:val="101010"/>
          <w:sz w:val="21"/>
          <w:szCs w:val="21"/>
        </w:rPr>
        <w:t>年老字號，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100%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僅收日幣現金</w:t>
      </w:r>
      <w:r>
        <w:rPr>
          <w:rFonts w:ascii="Segoe UI" w:hAnsi="Segoe UI" w:cs="Segoe UI"/>
          <w:color w:val="101010"/>
          <w:sz w:val="21"/>
          <w:szCs w:val="21"/>
        </w:rPr>
        <w:t>！</w:t>
      </w:r>
    </w:p>
    <w:p w14:paraId="0F1992A1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34DA3C7C">
          <v:rect id="_x0000_i1069" style="width:479.65pt;height:.75pt" o:hrpct="0" o:hralign="center" o:hrstd="t" o:hr="t" fillcolor="#a0a0a0" stroked="f"/>
        </w:pict>
      </w:r>
    </w:p>
    <w:p w14:paraId="631AE741" w14:textId="77777777" w:rsidR="002913F4" w:rsidRDefault="002913F4" w:rsidP="002913F4">
      <w:pPr>
        <w:pStyle w:val="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 Emoji" w:hAnsi="Segoe UI Emoji" w:cs="Segoe UI Emoji"/>
          <w:color w:val="101010"/>
          <w:sz w:val="27"/>
          <w:szCs w:val="27"/>
        </w:rPr>
        <w:lastRenderedPageBreak/>
        <w:t>✈</w:t>
      </w:r>
      <w:r>
        <w:rPr>
          <w:rFonts w:ascii="Segoe UI" w:hAnsi="Segoe UI" w:cs="Segoe UI"/>
          <w:color w:val="101010"/>
          <w:sz w:val="27"/>
          <w:szCs w:val="27"/>
        </w:rPr>
        <w:t>️ Day 10 (10/15)</w:t>
      </w:r>
      <w:r>
        <w:rPr>
          <w:rFonts w:ascii="Segoe UI" w:hAnsi="Segoe UI" w:cs="Segoe UI"/>
          <w:color w:val="101010"/>
          <w:sz w:val="27"/>
          <w:szCs w:val="27"/>
        </w:rPr>
        <w:t>：池袋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MS Gothic" w:eastAsia="MS Gothic" w:hAnsi="MS Gothic" w:cs="MS Gothic" w:hint="eastAsia"/>
          <w:color w:val="101010"/>
          <w:sz w:val="27"/>
          <w:szCs w:val="27"/>
        </w:rPr>
        <w:t>➔</w:t>
      </w:r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r>
        <w:rPr>
          <w:rFonts w:ascii="Segoe UI" w:hAnsi="Segoe UI" w:cs="Segoe UI"/>
          <w:color w:val="101010"/>
          <w:sz w:val="27"/>
          <w:szCs w:val="27"/>
        </w:rPr>
        <w:t>成田機場</w:t>
      </w:r>
    </w:p>
    <w:p w14:paraId="1A268E5E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19.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【早餐】池袋草皮公園【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EAT GOOD PLACE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</w:t>
      </w:r>
    </w:p>
    <w:p w14:paraId="54307940" w14:textId="77777777" w:rsidR="002913F4" w:rsidRDefault="002913F4" w:rsidP="002913F4">
      <w:pPr>
        <w:widowControl/>
        <w:numPr>
          <w:ilvl w:val="0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：東京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都豐島區東池袋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4-42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IKE</w:t>
      </w:r>
      <w:r>
        <w:rPr>
          <w:rFonts w:ascii="Segoe UI" w:hAnsi="Segoe UI" w:cs="Segoe UI"/>
          <w:color w:val="101010"/>
          <w:sz w:val="21"/>
          <w:szCs w:val="21"/>
        </w:rPr>
        <w:t>・</w:t>
      </w:r>
      <w:r>
        <w:rPr>
          <w:rFonts w:ascii="Segoe UI" w:hAnsi="Segoe UI" w:cs="Segoe UI"/>
          <w:color w:val="101010"/>
          <w:sz w:val="21"/>
          <w:szCs w:val="21"/>
        </w:rPr>
        <w:t xml:space="preserve">SUNPARK </w:t>
      </w:r>
      <w:r>
        <w:rPr>
          <w:rFonts w:ascii="Segoe UI" w:hAnsi="Segoe UI" w:cs="Segoe UI"/>
          <w:color w:val="101010"/>
          <w:sz w:val="21"/>
          <w:szCs w:val="21"/>
        </w:rPr>
        <w:t>園區內）</w:t>
      </w:r>
    </w:p>
    <w:p w14:paraId="62A86291" w14:textId="77777777" w:rsidR="002913F4" w:rsidRDefault="002913F4" w:rsidP="002913F4">
      <w:pPr>
        <w:widowControl/>
        <w:numPr>
          <w:ilvl w:val="0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08:00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18:00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晨間早餐</w:t>
      </w:r>
      <w:r>
        <w:rPr>
          <w:rFonts w:ascii="Segoe UI" w:hAnsi="Segoe UI" w:cs="Segoe UI"/>
          <w:color w:val="101010"/>
          <w:sz w:val="21"/>
          <w:szCs w:val="21"/>
        </w:rPr>
        <w:t xml:space="preserve"> 08:00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11:00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）</w:t>
      </w:r>
      <w:proofErr w:type="gramEnd"/>
    </w:p>
    <w:p w14:paraId="70DA381A" w14:textId="77777777" w:rsidR="002913F4" w:rsidRDefault="002913F4" w:rsidP="002913F4">
      <w:pPr>
        <w:widowControl/>
        <w:numPr>
          <w:ilvl w:val="0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網美早午餐菜單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7EA73F11" w14:textId="77777777" w:rsidR="002913F4" w:rsidRDefault="002913F4" w:rsidP="002913F4">
      <w:pPr>
        <w:widowControl/>
        <w:numPr>
          <w:ilvl w:val="1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アボカドトースト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酪梨酸種烤吐司配水波蛋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1,500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712B78AB" w14:textId="77777777" w:rsidR="002913F4" w:rsidRDefault="002913F4" w:rsidP="002913F4">
      <w:pPr>
        <w:widowControl/>
        <w:numPr>
          <w:ilvl w:val="1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パンケーキプレート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美式厚煎鬆餅早午餐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-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培根、香腸、有機煎蛋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1,650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BC11DF3" w14:textId="77777777" w:rsidR="002913F4" w:rsidRDefault="002913F4" w:rsidP="002913F4">
      <w:pPr>
        <w:widowControl/>
        <w:numPr>
          <w:ilvl w:val="1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自家製グラノーラ＆ギリシャヨーグルト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自家烘焙燕麥優格盆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1,100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2AA6C76C" w14:textId="77777777" w:rsidR="002913F4" w:rsidRDefault="002913F4" w:rsidP="002913F4">
      <w:pPr>
        <w:widowControl/>
        <w:numPr>
          <w:ilvl w:val="1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カフェラテ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精品拉花拿鐵咖啡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650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5B3D5366" w14:textId="77777777" w:rsidR="002913F4" w:rsidRDefault="002913F4" w:rsidP="002913F4">
      <w:pPr>
        <w:widowControl/>
        <w:numPr>
          <w:ilvl w:val="0"/>
          <w:numId w:val="26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</w:t>
      </w:r>
      <w:r>
        <w:rPr>
          <w:rFonts w:ascii="Segoe UI" w:hAnsi="Segoe UI" w:cs="Segoe UI"/>
          <w:color w:val="101010"/>
          <w:sz w:val="21"/>
          <w:szCs w:val="21"/>
        </w:rPr>
        <w:t>Apple Pay</w:t>
      </w:r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5AB54FBD" w14:textId="77777777" w:rsidR="002913F4" w:rsidRDefault="002913F4" w:rsidP="002913F4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334F38A4">
          <v:rect id="_x0000_i1070" style="width:479.65pt;height:.75pt" o:hrpct="0" o:hralign="center" o:hrstd="t" o:hr="t" fillcolor="#a0a0a0" stroked="f"/>
        </w:pict>
      </w:r>
    </w:p>
    <w:p w14:paraId="78C0DDC6" w14:textId="77777777" w:rsidR="002913F4" w:rsidRDefault="002913F4" w:rsidP="002913F4">
      <w:pPr>
        <w:pStyle w:val="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20.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【列車午餐】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新宿站內【</w:t>
      </w:r>
      <w:proofErr w:type="gram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駅弁屋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頂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Itadaki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】</w:t>
      </w:r>
    </w:p>
    <w:p w14:paraId="1A08E626" w14:textId="77777777" w:rsidR="002913F4" w:rsidRDefault="002913F4" w:rsidP="002913F4">
      <w:pPr>
        <w:widowControl/>
        <w:numPr>
          <w:ilvl w:val="0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地點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JR 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新宿站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</w:rPr>
        <w:t>改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札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內</w:t>
      </w:r>
      <w:r>
        <w:rPr>
          <w:rFonts w:ascii="Segoe UI" w:hAnsi="Segoe UI" w:cs="Segoe UI"/>
          <w:color w:val="101010"/>
          <w:sz w:val="21"/>
          <w:szCs w:val="21"/>
        </w:rPr>
        <w:t xml:space="preserve"> 2F </w:t>
      </w:r>
      <w:r>
        <w:rPr>
          <w:rFonts w:ascii="Segoe UI" w:hAnsi="Segoe UI" w:cs="Segoe UI"/>
          <w:color w:val="101010"/>
          <w:sz w:val="21"/>
          <w:szCs w:val="21"/>
        </w:rPr>
        <w:t>中央通道（</w:t>
      </w:r>
      <w:r>
        <w:rPr>
          <w:rFonts w:ascii="Segoe UI" w:hAnsi="Segoe UI" w:cs="Segoe UI"/>
          <w:color w:val="101010"/>
          <w:sz w:val="21"/>
          <w:szCs w:val="21"/>
        </w:rPr>
        <w:t xml:space="preserve">5/6 </w:t>
      </w:r>
      <w:r>
        <w:rPr>
          <w:rFonts w:ascii="Segoe UI" w:hAnsi="Segoe UI" w:cs="Segoe UI"/>
          <w:color w:val="101010"/>
          <w:sz w:val="21"/>
          <w:szCs w:val="21"/>
        </w:rPr>
        <w:t>號月台成田特快入口電梯旁）</w:t>
      </w:r>
    </w:p>
    <w:p w14:paraId="627204F6" w14:textId="77777777" w:rsidR="002913F4" w:rsidRDefault="002913F4" w:rsidP="002913F4">
      <w:pPr>
        <w:widowControl/>
        <w:numPr>
          <w:ilvl w:val="0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營業時間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r>
        <w:rPr>
          <w:rFonts w:ascii="Segoe UI" w:hAnsi="Segoe UI" w:cs="Segoe UI"/>
          <w:color w:val="101010"/>
          <w:sz w:val="21"/>
          <w:szCs w:val="21"/>
        </w:rPr>
        <w:t xml:space="preserve">06:30 </w:t>
      </w:r>
      <w:r>
        <w:rPr>
          <w:rFonts w:ascii="Segoe UI" w:hAnsi="Segoe UI" w:cs="Segoe UI"/>
          <w:color w:val="101010"/>
          <w:sz w:val="21"/>
          <w:szCs w:val="21"/>
        </w:rPr>
        <w:t>～</w:t>
      </w:r>
      <w:r>
        <w:rPr>
          <w:rFonts w:ascii="Segoe UI" w:hAnsi="Segoe UI" w:cs="Segoe UI"/>
          <w:color w:val="101010"/>
          <w:sz w:val="21"/>
          <w:szCs w:val="21"/>
        </w:rPr>
        <w:t xml:space="preserve"> 22:00</w:t>
      </w:r>
    </w:p>
    <w:p w14:paraId="4B35444F" w14:textId="77777777" w:rsidR="002913F4" w:rsidRDefault="002913F4" w:rsidP="002913F4">
      <w:pPr>
        <w:widowControl/>
        <w:numPr>
          <w:ilvl w:val="0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推薦帶上成田特快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(N'EX)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享用的便當</w:t>
      </w:r>
      <w:r>
        <w:rPr>
          <w:rFonts w:ascii="Segoe UI" w:hAnsi="Segoe UI" w:cs="Segoe UI"/>
          <w:color w:val="101010"/>
          <w:sz w:val="21"/>
          <w:szCs w:val="21"/>
        </w:rPr>
        <w:t>：</w:t>
      </w:r>
    </w:p>
    <w:p w14:paraId="558A569A" w14:textId="77777777" w:rsidR="002913F4" w:rsidRDefault="002913F4" w:rsidP="002913F4">
      <w:pPr>
        <w:widowControl/>
        <w:numPr>
          <w:ilvl w:val="1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浅草今半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すき焼き重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淺草今半百年壽喜燒黑毛和牛肉便當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1,850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37292BDC" w14:textId="77777777" w:rsidR="002913F4" w:rsidRDefault="002913F4" w:rsidP="002913F4">
      <w:pPr>
        <w:widowControl/>
        <w:numPr>
          <w:ilvl w:val="1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まい泉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ヒレかつサンド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舞泉腰內肉炸豬排三明治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6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切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890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41846F90" w14:textId="77777777" w:rsidR="002913F4" w:rsidRDefault="002913F4" w:rsidP="002913F4">
      <w:pPr>
        <w:widowControl/>
        <w:numPr>
          <w:ilvl w:val="1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おこわ米八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幕の内弁当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米八秋季四色糯米飯便當</w:t>
      </w:r>
      <w:r>
        <w:rPr>
          <w:rStyle w:val="a3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：約</w:t>
      </w:r>
      <w:r>
        <w:rPr>
          <w:rFonts w:ascii="Segoe UI" w:hAnsi="Segoe UI" w:cs="Segoe UI"/>
          <w:color w:val="101010"/>
          <w:sz w:val="21"/>
          <w:szCs w:val="21"/>
        </w:rPr>
        <w:t xml:space="preserve"> 1,200 </w:t>
      </w:r>
      <w:r>
        <w:rPr>
          <w:rFonts w:ascii="Segoe UI" w:hAnsi="Segoe UI" w:cs="Segoe UI"/>
          <w:color w:val="101010"/>
          <w:sz w:val="21"/>
          <w:szCs w:val="21"/>
        </w:rPr>
        <w:t>円</w:t>
      </w:r>
    </w:p>
    <w:p w14:paraId="10B8BC96" w14:textId="77777777" w:rsidR="002913F4" w:rsidRDefault="002913F4" w:rsidP="002913F4">
      <w:pPr>
        <w:widowControl/>
        <w:numPr>
          <w:ilvl w:val="0"/>
          <w:numId w:val="27"/>
        </w:num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a3"/>
          <w:rFonts w:ascii="Segoe UI" w:hAnsi="Segoe UI" w:cs="Segoe UI"/>
          <w:color w:val="101010"/>
          <w:sz w:val="21"/>
          <w:szCs w:val="21"/>
        </w:rPr>
        <w:t>付款方式</w:t>
      </w:r>
      <w:r>
        <w:rPr>
          <w:rFonts w:ascii="Segoe UI" w:hAnsi="Segoe UI" w:cs="Segoe UI"/>
          <w:color w:val="101010"/>
          <w:sz w:val="21"/>
          <w:szCs w:val="21"/>
        </w:rPr>
        <w:t>：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Suica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、信用卡、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PayPay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。</w:t>
      </w:r>
    </w:p>
    <w:p w14:paraId="51976C10" w14:textId="77777777" w:rsidR="002913F4" w:rsidRPr="002913F4" w:rsidRDefault="002913F4" w:rsidP="006E37F6">
      <w:pPr>
        <w:rPr>
          <w:rFonts w:hint="eastAsia"/>
        </w:rPr>
      </w:pPr>
    </w:p>
    <w:sectPr w:rsidR="002913F4" w:rsidRPr="002913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EF94D" w14:textId="77777777" w:rsidR="00230303" w:rsidRDefault="00230303" w:rsidP="00403D55">
      <w:r>
        <w:separator/>
      </w:r>
    </w:p>
  </w:endnote>
  <w:endnote w:type="continuationSeparator" w:id="0">
    <w:p w14:paraId="0F5C0546" w14:textId="77777777" w:rsidR="00230303" w:rsidRDefault="00230303" w:rsidP="00403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65810" w14:textId="77777777" w:rsidR="00230303" w:rsidRDefault="00230303" w:rsidP="00403D55">
      <w:r>
        <w:separator/>
      </w:r>
    </w:p>
  </w:footnote>
  <w:footnote w:type="continuationSeparator" w:id="0">
    <w:p w14:paraId="4721DCD6" w14:textId="77777777" w:rsidR="00230303" w:rsidRDefault="00230303" w:rsidP="00403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45693"/>
    <w:multiLevelType w:val="multilevel"/>
    <w:tmpl w:val="FF3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975AD"/>
    <w:multiLevelType w:val="multilevel"/>
    <w:tmpl w:val="9420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F28DC"/>
    <w:multiLevelType w:val="multilevel"/>
    <w:tmpl w:val="7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75D28"/>
    <w:multiLevelType w:val="multilevel"/>
    <w:tmpl w:val="31E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E0345"/>
    <w:multiLevelType w:val="multilevel"/>
    <w:tmpl w:val="4E38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53B66"/>
    <w:multiLevelType w:val="multilevel"/>
    <w:tmpl w:val="FD0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D0F27"/>
    <w:multiLevelType w:val="multilevel"/>
    <w:tmpl w:val="FA8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131D0"/>
    <w:multiLevelType w:val="multilevel"/>
    <w:tmpl w:val="8D0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654737"/>
    <w:multiLevelType w:val="multilevel"/>
    <w:tmpl w:val="8916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6E72A6"/>
    <w:multiLevelType w:val="multilevel"/>
    <w:tmpl w:val="2E5E15B0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96251FC"/>
    <w:multiLevelType w:val="multilevel"/>
    <w:tmpl w:val="0BB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A2754F"/>
    <w:multiLevelType w:val="multilevel"/>
    <w:tmpl w:val="66D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BE741D"/>
    <w:multiLevelType w:val="multilevel"/>
    <w:tmpl w:val="95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906681"/>
    <w:multiLevelType w:val="multilevel"/>
    <w:tmpl w:val="565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C02656"/>
    <w:multiLevelType w:val="hybridMultilevel"/>
    <w:tmpl w:val="870656DE"/>
    <w:lvl w:ilvl="0" w:tplc="C5D407D2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9BB0D35"/>
    <w:multiLevelType w:val="multilevel"/>
    <w:tmpl w:val="AFC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882C71"/>
    <w:multiLevelType w:val="multilevel"/>
    <w:tmpl w:val="489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1F35CD"/>
    <w:multiLevelType w:val="multilevel"/>
    <w:tmpl w:val="7DE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33C7E"/>
    <w:multiLevelType w:val="multilevel"/>
    <w:tmpl w:val="BA3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40333C"/>
    <w:multiLevelType w:val="multilevel"/>
    <w:tmpl w:val="95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0166C6"/>
    <w:multiLevelType w:val="multilevel"/>
    <w:tmpl w:val="EB0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394096"/>
    <w:multiLevelType w:val="multilevel"/>
    <w:tmpl w:val="F946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82770"/>
    <w:multiLevelType w:val="multilevel"/>
    <w:tmpl w:val="68B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8F4F08"/>
    <w:multiLevelType w:val="multilevel"/>
    <w:tmpl w:val="623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661866"/>
    <w:multiLevelType w:val="multilevel"/>
    <w:tmpl w:val="89B2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DB249F"/>
    <w:multiLevelType w:val="multilevel"/>
    <w:tmpl w:val="58E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1D3FCD"/>
    <w:multiLevelType w:val="multilevel"/>
    <w:tmpl w:val="9732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9"/>
  </w:num>
  <w:num w:numId="3">
    <w:abstractNumId w:val="4"/>
  </w:num>
  <w:num w:numId="4">
    <w:abstractNumId w:val="26"/>
  </w:num>
  <w:num w:numId="5">
    <w:abstractNumId w:val="8"/>
  </w:num>
  <w:num w:numId="6">
    <w:abstractNumId w:val="1"/>
  </w:num>
  <w:num w:numId="7">
    <w:abstractNumId w:val="21"/>
  </w:num>
  <w:num w:numId="8">
    <w:abstractNumId w:val="12"/>
  </w:num>
  <w:num w:numId="9">
    <w:abstractNumId w:val="10"/>
  </w:num>
  <w:num w:numId="10">
    <w:abstractNumId w:val="17"/>
  </w:num>
  <w:num w:numId="11">
    <w:abstractNumId w:val="22"/>
  </w:num>
  <w:num w:numId="12">
    <w:abstractNumId w:val="6"/>
  </w:num>
  <w:num w:numId="13">
    <w:abstractNumId w:val="2"/>
  </w:num>
  <w:num w:numId="14">
    <w:abstractNumId w:val="5"/>
  </w:num>
  <w:num w:numId="15">
    <w:abstractNumId w:val="0"/>
  </w:num>
  <w:num w:numId="16">
    <w:abstractNumId w:val="3"/>
  </w:num>
  <w:num w:numId="17">
    <w:abstractNumId w:val="13"/>
  </w:num>
  <w:num w:numId="18">
    <w:abstractNumId w:val="19"/>
  </w:num>
  <w:num w:numId="19">
    <w:abstractNumId w:val="20"/>
  </w:num>
  <w:num w:numId="20">
    <w:abstractNumId w:val="18"/>
  </w:num>
  <w:num w:numId="21">
    <w:abstractNumId w:val="16"/>
  </w:num>
  <w:num w:numId="22">
    <w:abstractNumId w:val="7"/>
  </w:num>
  <w:num w:numId="23">
    <w:abstractNumId w:val="11"/>
  </w:num>
  <w:num w:numId="24">
    <w:abstractNumId w:val="24"/>
  </w:num>
  <w:num w:numId="25">
    <w:abstractNumId w:val="23"/>
  </w:num>
  <w:num w:numId="26">
    <w:abstractNumId w:val="15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C8"/>
    <w:rsid w:val="000859D9"/>
    <w:rsid w:val="00230303"/>
    <w:rsid w:val="002913F4"/>
    <w:rsid w:val="003063C8"/>
    <w:rsid w:val="00403D55"/>
    <w:rsid w:val="006E37F6"/>
    <w:rsid w:val="00927ED3"/>
    <w:rsid w:val="00EB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3E69BF"/>
  <w14:defaultImageDpi w14:val="32767"/>
  <w15:chartTrackingRefBased/>
  <w15:docId w15:val="{5A2B87B8-8ACB-439D-A903-8CAFA688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3F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3063C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aliases w:val="n-n.n.n,n-n.n.n 字元,標題 4(圖標題) 字元 字元,標題 4(圖標題),（一）,一、,標題 4.,標題 4 字元1 字元1,標題 4 字元 字元 字元1,字元1 字元 字元 字元1,標題 4 字元1 字元 字元,標題 4 字元 字元 字元 字元,字元1 字元 字元 字元 字元,標題 4 字元1,標題 4 字元 字元,字元1 字元 字元,標題 4 字元1 字元,標題 4 字元 字元 字元,字元1 字元 字元 字元,標題 4 字元2,標題 4 字元 字元1,標題 4-,一k"/>
    <w:basedOn w:val="a"/>
    <w:next w:val="a"/>
    <w:link w:val="40"/>
    <w:autoRedefine/>
    <w:qFormat/>
    <w:rsid w:val="00927ED3"/>
    <w:pPr>
      <w:keepNext/>
      <w:numPr>
        <w:numId w:val="2"/>
      </w:numPr>
      <w:adjustRightInd w:val="0"/>
      <w:snapToGrid w:val="0"/>
      <w:spacing w:before="120" w:line="380" w:lineRule="atLeast"/>
      <w:ind w:left="480" w:hanging="480"/>
      <w:jc w:val="both"/>
      <w:textAlignment w:val="baseline"/>
      <w:outlineLvl w:val="3"/>
    </w:pPr>
    <w:rPr>
      <w:rFonts w:ascii="Times New Roman" w:eastAsia="標楷體" w:hAnsi="Times New Roman" w:cs="Times New Roman"/>
      <w:spacing w:val="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n-n.n.n 字元1,n-n.n.n 字元 字元,標題 4(圖標題) 字元 字元 字元,標題 4(圖標題) 字元,（一） 字元,一、 字元,標題 4. 字元,標題 4 字元1 字元1 字元,標題 4 字元 字元 字元1 字元,字元1 字元 字元 字元1 字元,標題 4 字元1 字元 字元 字元,標題 4 字元 字元 字元 字元 字元,字元1 字元 字元 字元 字元 字元,標題 4 字元1 字元2,標題 4 字元 字元 字元2,字元1 字元 字元 字元2,標題 4 字元1 字元 字元1"/>
    <w:link w:val="4"/>
    <w:rsid w:val="00927ED3"/>
    <w:rPr>
      <w:rFonts w:ascii="Times New Roman" w:eastAsia="標楷體" w:hAnsi="Times New Roman" w:cs="Times New Roman"/>
      <w:spacing w:val="4"/>
      <w:kern w:val="0"/>
    </w:rPr>
  </w:style>
  <w:style w:type="character" w:customStyle="1" w:styleId="30">
    <w:name w:val="標題 3 字元"/>
    <w:basedOn w:val="a0"/>
    <w:link w:val="3"/>
    <w:uiPriority w:val="9"/>
    <w:rsid w:val="003063C8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3063C8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2913F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403D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03D5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03D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03D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72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177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61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5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邦錢 劉</dc:creator>
  <cp:keywords/>
  <dc:description/>
  <cp:lastModifiedBy>邦錢 劉</cp:lastModifiedBy>
  <cp:revision>4</cp:revision>
  <dcterms:created xsi:type="dcterms:W3CDTF">2026-09-13T03:51:00Z</dcterms:created>
  <dcterms:modified xsi:type="dcterms:W3CDTF">2026-09-13T08:14:00Z</dcterms:modified>
</cp:coreProperties>
</file>